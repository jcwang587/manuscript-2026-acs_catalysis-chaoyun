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76DD" w14:textId="105D3707" w:rsidR="005B5882" w:rsidRPr="006155CC" w:rsidRDefault="00FD6DF5" w:rsidP="00226B99">
      <w:pPr>
        <w:spacing w:line="360" w:lineRule="auto"/>
        <w:jc w:val="center"/>
        <w:rPr>
          <w:rFonts w:ascii="Arial" w:hAnsi="Arial" w:cs="Arial"/>
          <w:b/>
          <w:bCs/>
          <w:sz w:val="28"/>
          <w:szCs w:val="28"/>
        </w:rPr>
      </w:pPr>
      <w:bookmarkStart w:id="0" w:name="_Hlk219235085"/>
      <w:bookmarkStart w:id="1" w:name="_Hlk219883602"/>
      <w:r w:rsidRPr="006155CC">
        <w:rPr>
          <w:rFonts w:ascii="Arial" w:hAnsi="Arial" w:cs="Arial"/>
          <w:b/>
          <w:bCs/>
          <w:sz w:val="28"/>
          <w:szCs w:val="28"/>
        </w:rPr>
        <w:t xml:space="preserve">Electrochemical </w:t>
      </w:r>
      <w:r w:rsidR="005B5882" w:rsidRPr="006155CC">
        <w:rPr>
          <w:rFonts w:ascii="Arial" w:hAnsi="Arial" w:cs="Arial"/>
          <w:b/>
          <w:bCs/>
          <w:sz w:val="28"/>
          <w:szCs w:val="28"/>
        </w:rPr>
        <w:t>Nitrogen Reduction</w:t>
      </w:r>
      <w:r w:rsidRPr="006155CC">
        <w:rPr>
          <w:rFonts w:ascii="Arial" w:hAnsi="Arial" w:cs="Arial"/>
          <w:b/>
          <w:bCs/>
          <w:sz w:val="28"/>
          <w:szCs w:val="28"/>
        </w:rPr>
        <w:t xml:space="preserve"> to Ammonia </w:t>
      </w:r>
      <w:r w:rsidR="006155CC" w:rsidRPr="006155CC">
        <w:rPr>
          <w:rFonts w:ascii="Arial" w:hAnsi="Arial" w:cs="Arial"/>
          <w:b/>
          <w:bCs/>
          <w:sz w:val="28"/>
          <w:szCs w:val="28"/>
        </w:rPr>
        <w:t xml:space="preserve">with </w:t>
      </w:r>
      <w:r w:rsidR="00D94142">
        <w:rPr>
          <w:rFonts w:ascii="Arial" w:hAnsi="Arial" w:cs="Arial"/>
          <w:b/>
          <w:bCs/>
          <w:sz w:val="28"/>
          <w:szCs w:val="28"/>
        </w:rPr>
        <w:t>M</w:t>
      </w:r>
      <w:r w:rsidR="00D94142" w:rsidRPr="00D94142">
        <w:rPr>
          <w:rFonts w:ascii="Arial" w:hAnsi="Arial" w:cs="Arial"/>
          <w:b/>
          <w:bCs/>
          <w:sz w:val="28"/>
          <w:szCs w:val="28"/>
        </w:rPr>
        <w:t xml:space="preserve">esoporous </w:t>
      </w:r>
      <w:r w:rsidR="00603781">
        <w:rPr>
          <w:rFonts w:ascii="Arial" w:hAnsi="Arial" w:cs="Arial"/>
          <w:b/>
          <w:bCs/>
          <w:sz w:val="28"/>
          <w:szCs w:val="28"/>
        </w:rPr>
        <w:t>M</w:t>
      </w:r>
      <w:r w:rsidR="006155CC" w:rsidRPr="006155CC">
        <w:rPr>
          <w:rFonts w:ascii="Arial" w:hAnsi="Arial" w:cs="Arial"/>
          <w:b/>
          <w:bCs/>
          <w:sz w:val="28"/>
          <w:szCs w:val="28"/>
        </w:rPr>
        <w:t>olybdenum-Carbon</w:t>
      </w:r>
      <w:r w:rsidR="005B5882" w:rsidRPr="006155CC">
        <w:rPr>
          <w:rFonts w:ascii="Arial" w:hAnsi="Arial" w:cs="Arial"/>
          <w:b/>
          <w:bCs/>
          <w:sz w:val="28"/>
          <w:szCs w:val="28"/>
        </w:rPr>
        <w:t xml:space="preserve"> </w:t>
      </w:r>
      <w:r w:rsidR="006155CC" w:rsidRPr="006155CC">
        <w:rPr>
          <w:rFonts w:ascii="Arial" w:hAnsi="Arial" w:cs="Arial"/>
          <w:b/>
          <w:bCs/>
          <w:sz w:val="28"/>
          <w:szCs w:val="28"/>
        </w:rPr>
        <w:t>Electroc</w:t>
      </w:r>
      <w:r w:rsidR="005B5882" w:rsidRPr="006155CC">
        <w:rPr>
          <w:rFonts w:ascii="Arial" w:hAnsi="Arial" w:cs="Arial"/>
          <w:b/>
          <w:bCs/>
          <w:sz w:val="28"/>
          <w:szCs w:val="28"/>
        </w:rPr>
        <w:t xml:space="preserve">atalysts in </w:t>
      </w:r>
      <w:r w:rsidR="006155CC" w:rsidRPr="006155CC">
        <w:rPr>
          <w:rFonts w:ascii="Arial" w:hAnsi="Arial" w:cs="Arial"/>
          <w:b/>
          <w:bCs/>
          <w:sz w:val="28"/>
          <w:szCs w:val="28"/>
        </w:rPr>
        <w:t xml:space="preserve">a </w:t>
      </w:r>
      <w:r w:rsidR="005B5882" w:rsidRPr="006155CC">
        <w:rPr>
          <w:rFonts w:ascii="Arial" w:hAnsi="Arial" w:cs="Arial"/>
          <w:b/>
          <w:bCs/>
          <w:sz w:val="28"/>
          <w:szCs w:val="28"/>
        </w:rPr>
        <w:t>Gas Diffusion Flow Cell</w:t>
      </w:r>
      <w:bookmarkEnd w:id="0"/>
    </w:p>
    <w:bookmarkEnd w:id="1"/>
    <w:p w14:paraId="33663C73" w14:textId="77777777" w:rsidR="006155CC" w:rsidRDefault="006155CC" w:rsidP="00226B99">
      <w:pPr>
        <w:spacing w:line="360" w:lineRule="auto"/>
        <w:jc w:val="both"/>
        <w:rPr>
          <w:rFonts w:ascii="Times New Roman" w:hAnsi="Times New Roman" w:cs="Times New Roman"/>
        </w:rPr>
      </w:pPr>
    </w:p>
    <w:p w14:paraId="62958037" w14:textId="3115FBB6" w:rsidR="00B3392A" w:rsidRPr="00223586" w:rsidRDefault="00B3392A" w:rsidP="00226B99">
      <w:pPr>
        <w:spacing w:line="360" w:lineRule="auto"/>
        <w:jc w:val="both"/>
        <w:rPr>
          <w:rFonts w:ascii="Times New Roman" w:hAnsi="Times New Roman" w:cs="Times New Roman"/>
        </w:rPr>
      </w:pPr>
      <w:proofErr w:type="spellStart"/>
      <w:r w:rsidRPr="00DC51CF">
        <w:rPr>
          <w:rFonts w:ascii="Times New Roman" w:hAnsi="Times New Roman" w:cs="Times New Roman"/>
        </w:rPr>
        <w:t>Chaoyun</w:t>
      </w:r>
      <w:proofErr w:type="spellEnd"/>
      <w:r w:rsidRPr="00DC51CF">
        <w:rPr>
          <w:rFonts w:ascii="Times New Roman" w:hAnsi="Times New Roman" w:cs="Times New Roman"/>
        </w:rPr>
        <w:t xml:space="preserve"> Tang,</w:t>
      </w:r>
      <w:r w:rsidRPr="002D4E30">
        <w:rPr>
          <w:rFonts w:ascii="Times New Roman" w:hAnsi="Times New Roman" w:cs="Times New Roman"/>
          <w:vertAlign w:val="superscript"/>
        </w:rPr>
        <w:t>1</w:t>
      </w:r>
      <w:r>
        <w:rPr>
          <w:rFonts w:ascii="Times New Roman" w:hAnsi="Times New Roman" w:cs="Times New Roman"/>
          <w:vertAlign w:val="superscript"/>
        </w:rPr>
        <w:t>+</w:t>
      </w:r>
      <w:r w:rsidRPr="00DC51CF">
        <w:rPr>
          <w:rFonts w:ascii="Times New Roman" w:hAnsi="Times New Roman" w:cs="Times New Roman"/>
        </w:rPr>
        <w:t xml:space="preserve"> Dipankar Saha,</w:t>
      </w:r>
      <w:r w:rsidRPr="002D4E30">
        <w:rPr>
          <w:rFonts w:ascii="Times New Roman" w:hAnsi="Times New Roman" w:cs="Times New Roman"/>
          <w:vertAlign w:val="superscript"/>
        </w:rPr>
        <w:t>2</w:t>
      </w:r>
      <w:r>
        <w:rPr>
          <w:rFonts w:ascii="Times New Roman" w:hAnsi="Times New Roman" w:cs="Times New Roman"/>
          <w:vertAlign w:val="superscript"/>
        </w:rPr>
        <w:t>+</w:t>
      </w:r>
      <w:r w:rsidRPr="00DC51CF">
        <w:rPr>
          <w:rFonts w:ascii="Times New Roman" w:hAnsi="Times New Roman" w:cs="Times New Roman"/>
        </w:rPr>
        <w:t xml:space="preserve"> </w:t>
      </w:r>
      <w:r w:rsidR="007339B0">
        <w:rPr>
          <w:rFonts w:ascii="Times New Roman" w:hAnsi="Times New Roman" w:cs="Times New Roman"/>
        </w:rPr>
        <w:t>J</w:t>
      </w:r>
      <w:r w:rsidR="007339B0">
        <w:rPr>
          <w:rFonts w:ascii="Times New Roman" w:hAnsi="Times New Roman" w:cs="Times New Roman" w:hint="eastAsia"/>
          <w:lang w:eastAsia="zh-CN"/>
        </w:rPr>
        <w:t>iacheng</w:t>
      </w:r>
      <w:r w:rsidR="007339B0">
        <w:rPr>
          <w:rFonts w:ascii="Times New Roman" w:hAnsi="Times New Roman" w:cs="Times New Roman"/>
        </w:rPr>
        <w:t xml:space="preserve"> W</w:t>
      </w:r>
      <w:r w:rsidR="007339B0">
        <w:rPr>
          <w:rFonts w:ascii="Times New Roman" w:hAnsi="Times New Roman" w:cs="Times New Roman" w:hint="eastAsia"/>
          <w:lang w:eastAsia="zh-CN"/>
        </w:rPr>
        <w:t>ang</w:t>
      </w:r>
      <w:r w:rsidR="007339B0">
        <w:rPr>
          <w:rFonts w:ascii="Times New Roman" w:hAnsi="Times New Roman" w:cs="Times New Roman"/>
          <w:lang w:eastAsia="zh-CN"/>
        </w:rPr>
        <w:t>,</w:t>
      </w:r>
      <w:r w:rsidR="007339B0" w:rsidRPr="002D4E30">
        <w:rPr>
          <w:rFonts w:ascii="Times New Roman" w:hAnsi="Times New Roman" w:cs="Times New Roman"/>
          <w:vertAlign w:val="superscript"/>
        </w:rPr>
        <w:t>1</w:t>
      </w:r>
      <w:r w:rsidR="007339B0">
        <w:rPr>
          <w:rFonts w:ascii="Times New Roman" w:hAnsi="Times New Roman" w:cs="Times New Roman"/>
          <w:lang w:eastAsia="zh-CN"/>
        </w:rPr>
        <w:t xml:space="preserve"> </w:t>
      </w:r>
      <w:r w:rsidR="00111714" w:rsidRPr="00111714">
        <w:rPr>
          <w:rFonts w:ascii="Times New Roman" w:hAnsi="Times New Roman" w:cs="Times New Roman"/>
        </w:rPr>
        <w:t>Arvind Chandrasekar</w:t>
      </w:r>
      <w:r w:rsidR="00840825">
        <w:rPr>
          <w:rFonts w:ascii="Times New Roman" w:hAnsi="Times New Roman" w:cs="Times New Roman"/>
        </w:rPr>
        <w:t>,</w:t>
      </w:r>
      <w:r w:rsidR="00840825" w:rsidRPr="00840825">
        <w:rPr>
          <w:rFonts w:ascii="Times New Roman" w:hAnsi="Times New Roman" w:cs="Times New Roman"/>
          <w:vertAlign w:val="superscript"/>
        </w:rPr>
        <w:t>3</w:t>
      </w:r>
      <w:r w:rsidR="00840825">
        <w:rPr>
          <w:rFonts w:ascii="Times New Roman" w:hAnsi="Times New Roman" w:cs="Times New Roman"/>
        </w:rPr>
        <w:t xml:space="preserve"> </w:t>
      </w:r>
      <w:r w:rsidR="00912F57" w:rsidRPr="00223586">
        <w:rPr>
          <w:rFonts w:ascii="Times New Roman" w:hAnsi="Times New Roman" w:cs="Times New Roman"/>
        </w:rPr>
        <w:t>Negar Sabouhanian</w:t>
      </w:r>
      <w:r w:rsidR="00912F57">
        <w:rPr>
          <w:rFonts w:ascii="Times New Roman" w:hAnsi="Times New Roman" w:cs="Times New Roman"/>
        </w:rPr>
        <w:t>,</w:t>
      </w:r>
      <w:r w:rsidR="00912F57">
        <w:rPr>
          <w:rFonts w:ascii="Times New Roman" w:hAnsi="Times New Roman" w:cs="Times New Roman"/>
          <w:vertAlign w:val="superscript"/>
        </w:rPr>
        <w:t xml:space="preserve">4 </w:t>
      </w:r>
      <w:r w:rsidRPr="00DC51CF">
        <w:rPr>
          <w:rFonts w:ascii="Times New Roman" w:hAnsi="Times New Roman" w:cs="Times New Roman"/>
        </w:rPr>
        <w:t>Connor L. Witt,</w:t>
      </w:r>
      <w:r w:rsidRPr="002D4E30">
        <w:rPr>
          <w:rFonts w:ascii="Times New Roman" w:hAnsi="Times New Roman" w:cs="Times New Roman"/>
          <w:vertAlign w:val="superscript"/>
        </w:rPr>
        <w:t>2</w:t>
      </w:r>
      <w:r w:rsidR="007D2DB8">
        <w:rPr>
          <w:rFonts w:ascii="Times New Roman" w:hAnsi="Times New Roman" w:cs="Times New Roman"/>
        </w:rPr>
        <w:t xml:space="preserve"> </w:t>
      </w:r>
      <w:proofErr w:type="spellStart"/>
      <w:r w:rsidR="00912F57">
        <w:rPr>
          <w:rFonts w:ascii="Times New Roman" w:hAnsi="Times New Roman" w:cs="Times New Roman"/>
        </w:rPr>
        <w:t>Y</w:t>
      </w:r>
      <w:r w:rsidR="00912F57">
        <w:rPr>
          <w:rFonts w:ascii="Times New Roman" w:hAnsi="Times New Roman" w:cs="Times New Roman" w:hint="eastAsia"/>
          <w:lang w:eastAsia="zh-CN"/>
        </w:rPr>
        <w:t>ulei</w:t>
      </w:r>
      <w:proofErr w:type="spellEnd"/>
      <w:r w:rsidR="00912F57">
        <w:rPr>
          <w:rFonts w:ascii="Times New Roman" w:hAnsi="Times New Roman" w:cs="Times New Roman" w:hint="eastAsia"/>
          <w:lang w:eastAsia="zh-CN"/>
        </w:rPr>
        <w:t xml:space="preserve"> </w:t>
      </w:r>
      <w:r w:rsidR="00912F57">
        <w:rPr>
          <w:rFonts w:ascii="Times New Roman" w:hAnsi="Times New Roman" w:cs="Times New Roman"/>
          <w:lang w:eastAsia="zh-CN"/>
        </w:rPr>
        <w:t>W</w:t>
      </w:r>
      <w:r w:rsidR="00912F57">
        <w:rPr>
          <w:rFonts w:ascii="Times New Roman" w:hAnsi="Times New Roman" w:cs="Times New Roman" w:hint="eastAsia"/>
          <w:lang w:eastAsia="zh-CN"/>
        </w:rPr>
        <w:t>ang</w:t>
      </w:r>
      <w:r w:rsidR="00912F57">
        <w:rPr>
          <w:rFonts w:ascii="Times New Roman" w:hAnsi="Times New Roman" w:cs="Times New Roman"/>
          <w:lang w:eastAsia="zh-CN"/>
        </w:rPr>
        <w:t>,</w:t>
      </w:r>
      <w:r w:rsidR="00912F57" w:rsidRPr="007D2DB8">
        <w:rPr>
          <w:rFonts w:ascii="Times New Roman" w:hAnsi="Times New Roman" w:cs="Times New Roman"/>
          <w:vertAlign w:val="superscript"/>
          <w:lang w:eastAsia="zh-CN"/>
        </w:rPr>
        <w:t>1</w:t>
      </w:r>
      <w:r w:rsidR="00912F57">
        <w:rPr>
          <w:rFonts w:ascii="Times New Roman" w:hAnsi="Times New Roman" w:cs="Times New Roman"/>
          <w:vertAlign w:val="superscript"/>
          <w:lang w:eastAsia="zh-CN"/>
        </w:rPr>
        <w:t xml:space="preserve"> </w:t>
      </w:r>
      <w:proofErr w:type="spellStart"/>
      <w:r w:rsidR="00223586">
        <w:rPr>
          <w:rFonts w:ascii="Times New Roman" w:hAnsi="Times New Roman" w:cs="Times New Roman"/>
        </w:rPr>
        <w:t>A</w:t>
      </w:r>
      <w:r w:rsidR="00223586">
        <w:rPr>
          <w:rFonts w:ascii="Times New Roman" w:hAnsi="Times New Roman" w:cs="Times New Roman" w:hint="eastAsia"/>
          <w:lang w:eastAsia="zh-CN"/>
        </w:rPr>
        <w:t>i</w:t>
      </w:r>
      <w:r w:rsidR="00223586">
        <w:rPr>
          <w:rFonts w:ascii="Times New Roman" w:hAnsi="Times New Roman" w:cs="Times New Roman"/>
        </w:rPr>
        <w:t>cheng</w:t>
      </w:r>
      <w:proofErr w:type="spellEnd"/>
      <w:r w:rsidR="00223586">
        <w:rPr>
          <w:rFonts w:ascii="Times New Roman" w:hAnsi="Times New Roman" w:cs="Times New Roman"/>
        </w:rPr>
        <w:t xml:space="preserve"> Chen,</w:t>
      </w:r>
      <w:r w:rsidR="00223586">
        <w:rPr>
          <w:rFonts w:ascii="Times New Roman" w:hAnsi="Times New Roman" w:cs="Times New Roman"/>
          <w:vertAlign w:val="superscript"/>
        </w:rPr>
        <w:t>4</w:t>
      </w:r>
      <w:r w:rsidR="00223586" w:rsidRPr="00223586">
        <w:rPr>
          <w:rFonts w:ascii="Times New Roman" w:hAnsi="Times New Roman" w:cs="Times New Roman"/>
        </w:rPr>
        <w:t xml:space="preserve"> </w:t>
      </w:r>
      <w:r w:rsidR="000145BE">
        <w:rPr>
          <w:rFonts w:ascii="Times New Roman" w:hAnsi="Times New Roman" w:cs="Times New Roman"/>
        </w:rPr>
        <w:t>Wei Fan,</w:t>
      </w:r>
      <w:r w:rsidR="000145BE" w:rsidRPr="000145BE">
        <w:rPr>
          <w:rFonts w:ascii="Times New Roman" w:hAnsi="Times New Roman" w:cs="Times New Roman"/>
          <w:vertAlign w:val="superscript"/>
        </w:rPr>
        <w:t>1</w:t>
      </w:r>
      <w:r w:rsidR="000145BE">
        <w:rPr>
          <w:rFonts w:ascii="Times New Roman" w:hAnsi="Times New Roman" w:cs="Times New Roman"/>
        </w:rPr>
        <w:t xml:space="preserve"> </w:t>
      </w:r>
      <w:r w:rsidR="00840825">
        <w:rPr>
          <w:rFonts w:ascii="Times New Roman" w:hAnsi="Times New Roman" w:cs="Times New Roman"/>
        </w:rPr>
        <w:t>Chung-Li Dong,</w:t>
      </w:r>
      <w:r w:rsidR="00840825" w:rsidRPr="00840825">
        <w:rPr>
          <w:rFonts w:ascii="Times New Roman" w:hAnsi="Times New Roman" w:cs="Times New Roman"/>
          <w:vertAlign w:val="superscript"/>
        </w:rPr>
        <w:t xml:space="preserve"> 3</w:t>
      </w:r>
      <w:r w:rsidR="00840825">
        <w:rPr>
          <w:rFonts w:ascii="Times New Roman" w:hAnsi="Times New Roman" w:cs="Times New Roman"/>
        </w:rPr>
        <w:t xml:space="preserve"> </w:t>
      </w:r>
      <w:r w:rsidR="000145BE">
        <w:rPr>
          <w:rFonts w:ascii="Times New Roman" w:hAnsi="Times New Roman" w:cs="Times New Roman"/>
        </w:rPr>
        <w:t>Zhu Chen,</w:t>
      </w:r>
      <w:r w:rsidR="000145BE" w:rsidRPr="000145BE">
        <w:rPr>
          <w:rFonts w:ascii="Times New Roman" w:hAnsi="Times New Roman" w:cs="Times New Roman"/>
          <w:vertAlign w:val="superscript"/>
        </w:rPr>
        <w:t>1</w:t>
      </w:r>
      <w:r w:rsidR="000145BE">
        <w:rPr>
          <w:rFonts w:ascii="Times New Roman" w:hAnsi="Times New Roman" w:cs="Times New Roman"/>
        </w:rPr>
        <w:t xml:space="preserve"> </w:t>
      </w:r>
      <w:r w:rsidRPr="00DC51CF">
        <w:rPr>
          <w:rFonts w:ascii="Times New Roman" w:hAnsi="Times New Roman" w:cs="Times New Roman"/>
        </w:rPr>
        <w:t>James J. Watkins,</w:t>
      </w:r>
      <w:r w:rsidRPr="002D4E30">
        <w:rPr>
          <w:rFonts w:ascii="Times New Roman" w:hAnsi="Times New Roman" w:cs="Times New Roman"/>
          <w:vertAlign w:val="superscript"/>
        </w:rPr>
        <w:t>2*</w:t>
      </w:r>
      <w:r w:rsidRPr="00DC51CF">
        <w:rPr>
          <w:rFonts w:ascii="Times New Roman" w:hAnsi="Times New Roman" w:cs="Times New Roman"/>
        </w:rPr>
        <w:t xml:space="preserve"> and </w:t>
      </w:r>
      <w:proofErr w:type="spellStart"/>
      <w:r w:rsidRPr="002D4E30">
        <w:rPr>
          <w:rFonts w:ascii="Times New Roman" w:hAnsi="Times New Roman" w:cs="Times New Roman"/>
        </w:rPr>
        <w:t>Nianqiang</w:t>
      </w:r>
      <w:proofErr w:type="spellEnd"/>
      <w:r w:rsidRPr="002D4E30">
        <w:rPr>
          <w:rFonts w:ascii="Times New Roman" w:hAnsi="Times New Roman" w:cs="Times New Roman"/>
        </w:rPr>
        <w:t xml:space="preserve"> Wu</w:t>
      </w:r>
      <w:r w:rsidRPr="002D4E30">
        <w:rPr>
          <w:rFonts w:ascii="Times New Roman" w:hAnsi="Times New Roman" w:cs="Times New Roman"/>
          <w:vertAlign w:val="superscript"/>
        </w:rPr>
        <w:t>1*</w:t>
      </w:r>
    </w:p>
    <w:p w14:paraId="1C64A3BC" w14:textId="77777777" w:rsidR="00B3392A" w:rsidRPr="00DC51CF" w:rsidRDefault="00B3392A" w:rsidP="00226B99">
      <w:pPr>
        <w:spacing w:line="360" w:lineRule="auto"/>
        <w:rPr>
          <w:rFonts w:ascii="Times New Roman" w:hAnsi="Times New Roman" w:cs="Times New Roman"/>
        </w:rPr>
      </w:pPr>
    </w:p>
    <w:p w14:paraId="5BEA3066" w14:textId="77777777" w:rsidR="00B3392A" w:rsidRPr="00DC51CF" w:rsidRDefault="00B3392A" w:rsidP="00226B99">
      <w:pPr>
        <w:spacing w:line="360" w:lineRule="auto"/>
        <w:jc w:val="both"/>
        <w:rPr>
          <w:rFonts w:ascii="Times New Roman" w:hAnsi="Times New Roman" w:cs="Times New Roman"/>
        </w:rPr>
      </w:pPr>
    </w:p>
    <w:p w14:paraId="424F8F5F" w14:textId="071298DA" w:rsidR="00B3392A" w:rsidRPr="00DC51CF" w:rsidRDefault="00B3392A" w:rsidP="00226B99">
      <w:pPr>
        <w:spacing w:line="360" w:lineRule="auto"/>
        <w:jc w:val="both"/>
        <w:rPr>
          <w:rFonts w:ascii="Times New Roman" w:hAnsi="Times New Roman" w:cs="Times New Roman"/>
        </w:rPr>
      </w:pPr>
      <w:r w:rsidRPr="002D4E30">
        <w:rPr>
          <w:rFonts w:ascii="Times New Roman" w:hAnsi="Times New Roman" w:cs="Times New Roman"/>
          <w:vertAlign w:val="superscript"/>
        </w:rPr>
        <w:t>1</w:t>
      </w:r>
      <w:r w:rsidR="00B21706">
        <w:rPr>
          <w:rFonts w:ascii="Times New Roman" w:hAnsi="Times New Roman" w:cs="Times New Roman"/>
        </w:rPr>
        <w:t xml:space="preserve">Department of </w:t>
      </w:r>
      <w:r w:rsidRPr="00DC51CF">
        <w:rPr>
          <w:rFonts w:ascii="Times New Roman" w:hAnsi="Times New Roman" w:cs="Times New Roman"/>
        </w:rPr>
        <w:t xml:space="preserve">Chemical </w:t>
      </w:r>
      <w:r w:rsidR="009842D8">
        <w:rPr>
          <w:rFonts w:ascii="Times New Roman" w:hAnsi="Times New Roman" w:cs="Times New Roman"/>
        </w:rPr>
        <w:t xml:space="preserve">and Biomolecular </w:t>
      </w:r>
      <w:r w:rsidRPr="00DC51CF">
        <w:rPr>
          <w:rFonts w:ascii="Times New Roman" w:hAnsi="Times New Roman" w:cs="Times New Roman"/>
        </w:rPr>
        <w:t xml:space="preserve">Engineering, University of Massachusetts, Amherst, MA 01002, </w:t>
      </w:r>
      <w:r w:rsidR="00B21706" w:rsidRPr="00433BB0">
        <w:rPr>
          <w:rFonts w:ascii="Times New Roman" w:hAnsi="Times New Roman" w:cs="Times New Roman"/>
        </w:rPr>
        <w:t>United States</w:t>
      </w:r>
    </w:p>
    <w:p w14:paraId="013C12F2" w14:textId="3F511A3E" w:rsidR="00B3392A" w:rsidRDefault="00B3392A" w:rsidP="00226B99">
      <w:pPr>
        <w:spacing w:line="360" w:lineRule="auto"/>
        <w:jc w:val="both"/>
        <w:rPr>
          <w:rFonts w:ascii="Times New Roman" w:hAnsi="Times New Roman" w:cs="Times New Roman"/>
        </w:rPr>
      </w:pPr>
      <w:r w:rsidRPr="002D4E30">
        <w:rPr>
          <w:rFonts w:ascii="Times New Roman" w:hAnsi="Times New Roman" w:cs="Times New Roman"/>
          <w:vertAlign w:val="superscript"/>
        </w:rPr>
        <w:t>2</w:t>
      </w:r>
      <w:r w:rsidRPr="00DC51CF">
        <w:rPr>
          <w:rFonts w:ascii="Times New Roman" w:hAnsi="Times New Roman" w:cs="Times New Roman"/>
        </w:rPr>
        <w:t xml:space="preserve">Conte Center for Polymer Research, </w:t>
      </w:r>
      <w:r w:rsidR="00B21706">
        <w:rPr>
          <w:rFonts w:ascii="Times New Roman" w:hAnsi="Times New Roman" w:cs="Times New Roman"/>
        </w:rPr>
        <w:t xml:space="preserve">Department of </w:t>
      </w:r>
      <w:r w:rsidRPr="00DC51CF">
        <w:rPr>
          <w:rFonts w:ascii="Times New Roman" w:hAnsi="Times New Roman" w:cs="Times New Roman"/>
        </w:rPr>
        <w:t xml:space="preserve">Polymer Science and Engineering, University of Massachusetts, Amherst, MA 01002, </w:t>
      </w:r>
      <w:r w:rsidR="00B21706" w:rsidRPr="00433BB0">
        <w:rPr>
          <w:rFonts w:ascii="Times New Roman" w:hAnsi="Times New Roman" w:cs="Times New Roman"/>
        </w:rPr>
        <w:t>United States</w:t>
      </w:r>
    </w:p>
    <w:p w14:paraId="25688223" w14:textId="5C5484BD" w:rsidR="00840825" w:rsidRDefault="00840825" w:rsidP="00226B99">
      <w:pPr>
        <w:spacing w:line="360" w:lineRule="auto"/>
        <w:jc w:val="both"/>
        <w:rPr>
          <w:rFonts w:ascii="Times New Roman" w:hAnsi="Times New Roman" w:cs="Times New Roman"/>
          <w:lang w:eastAsia="zh-CN"/>
        </w:rPr>
      </w:pPr>
      <w:r w:rsidRPr="00840825">
        <w:rPr>
          <w:rFonts w:ascii="Times New Roman" w:hAnsi="Times New Roman" w:cs="Times New Roman"/>
          <w:vertAlign w:val="superscript"/>
          <w:lang w:eastAsia="zh-CN"/>
        </w:rPr>
        <w:t>3</w:t>
      </w:r>
      <w:r>
        <w:rPr>
          <w:rFonts w:ascii="Times New Roman" w:hAnsi="Times New Roman" w:cs="Times New Roman"/>
          <w:lang w:eastAsia="zh-CN"/>
        </w:rPr>
        <w:t>Department of Physics, Tamkang University, New Taipei City, Taiwan</w:t>
      </w:r>
    </w:p>
    <w:p w14:paraId="317522C0" w14:textId="0C2245EB" w:rsidR="00223586" w:rsidRDefault="00223586" w:rsidP="00226B99">
      <w:pPr>
        <w:spacing w:line="360" w:lineRule="auto"/>
        <w:jc w:val="both"/>
        <w:rPr>
          <w:rFonts w:ascii="Times New Roman" w:hAnsi="Times New Roman" w:cs="Times New Roman"/>
          <w:lang w:eastAsia="zh-CN"/>
        </w:rPr>
      </w:pPr>
      <w:r w:rsidRPr="00223586">
        <w:rPr>
          <w:rFonts w:ascii="Times New Roman" w:hAnsi="Times New Roman" w:cs="Times New Roman" w:hint="eastAsia"/>
          <w:vertAlign w:val="superscript"/>
          <w:lang w:eastAsia="zh-CN"/>
        </w:rPr>
        <w:t>4</w:t>
      </w:r>
      <w:r w:rsidRPr="00223586">
        <w:rPr>
          <w:rFonts w:ascii="Times New Roman" w:hAnsi="Times New Roman" w:cs="Times New Roman"/>
          <w:lang w:eastAsia="zh-CN"/>
        </w:rPr>
        <w:t>Department of Chemistry</w:t>
      </w:r>
      <w:r>
        <w:rPr>
          <w:rFonts w:ascii="Times New Roman" w:hAnsi="Times New Roman" w:cs="Times New Roman"/>
          <w:lang w:eastAsia="zh-CN"/>
        </w:rPr>
        <w:t xml:space="preserve">, </w:t>
      </w:r>
      <w:r w:rsidRPr="00223586">
        <w:rPr>
          <w:rFonts w:ascii="Times New Roman" w:hAnsi="Times New Roman" w:cs="Times New Roman"/>
          <w:lang w:eastAsia="zh-CN"/>
        </w:rPr>
        <w:t>University of Guelph</w:t>
      </w:r>
      <w:r>
        <w:rPr>
          <w:rFonts w:ascii="Times New Roman" w:hAnsi="Times New Roman" w:cs="Times New Roman"/>
          <w:lang w:eastAsia="zh-CN"/>
        </w:rPr>
        <w:t>, Guelph, Canada</w:t>
      </w:r>
    </w:p>
    <w:p w14:paraId="6B16E896" w14:textId="17F6E60B" w:rsidR="00440944" w:rsidRDefault="00440944" w:rsidP="00226B99">
      <w:pPr>
        <w:spacing w:line="360" w:lineRule="auto"/>
        <w:jc w:val="both"/>
        <w:rPr>
          <w:rFonts w:ascii="Times New Roman" w:hAnsi="Times New Roman" w:cs="Times New Roman"/>
        </w:rPr>
      </w:pPr>
    </w:p>
    <w:p w14:paraId="56FDDFED" w14:textId="77777777" w:rsidR="00B3392A" w:rsidRDefault="00B3392A" w:rsidP="00226B99">
      <w:pPr>
        <w:spacing w:line="360" w:lineRule="auto"/>
        <w:jc w:val="both"/>
        <w:rPr>
          <w:rFonts w:ascii="Times New Roman" w:hAnsi="Times New Roman" w:cs="Times New Roman"/>
        </w:rPr>
      </w:pPr>
    </w:p>
    <w:p w14:paraId="6484625C" w14:textId="77777777" w:rsidR="00B3392A" w:rsidRDefault="00B3392A" w:rsidP="00226B99">
      <w:pPr>
        <w:spacing w:line="360" w:lineRule="auto"/>
        <w:jc w:val="both"/>
        <w:rPr>
          <w:rFonts w:ascii="Times New Roman" w:hAnsi="Times New Roman" w:cs="Times New Roman"/>
        </w:rPr>
      </w:pPr>
    </w:p>
    <w:p w14:paraId="45BE54CA" w14:textId="17951041" w:rsidR="00B3392A" w:rsidRDefault="00B3392A" w:rsidP="00226B99">
      <w:pPr>
        <w:spacing w:line="360" w:lineRule="auto"/>
        <w:jc w:val="both"/>
        <w:rPr>
          <w:rFonts w:ascii="Times New Roman" w:hAnsi="Times New Roman" w:cs="Times New Roman"/>
        </w:rPr>
      </w:pPr>
      <w:r>
        <w:rPr>
          <w:rFonts w:ascii="Times New Roman" w:hAnsi="Times New Roman" w:cs="Times New Roman"/>
        </w:rPr>
        <w:t xml:space="preserve">*Corresponding </w:t>
      </w:r>
      <w:r w:rsidR="00FB1A92">
        <w:rPr>
          <w:rFonts w:ascii="Times New Roman" w:hAnsi="Times New Roman" w:cs="Times New Roman"/>
        </w:rPr>
        <w:t>author’s</w:t>
      </w:r>
      <w:r>
        <w:rPr>
          <w:rFonts w:ascii="Times New Roman" w:hAnsi="Times New Roman" w:cs="Times New Roman"/>
        </w:rPr>
        <w:t xml:space="preserve"> email:</w:t>
      </w:r>
    </w:p>
    <w:p w14:paraId="31C79C68" w14:textId="325EAFC7" w:rsidR="00B3392A" w:rsidRPr="002D4E30" w:rsidRDefault="00897FBC" w:rsidP="00226B99">
      <w:pPr>
        <w:spacing w:line="360" w:lineRule="auto"/>
        <w:jc w:val="both"/>
        <w:rPr>
          <w:rFonts w:ascii="Times New Roman" w:hAnsi="Times New Roman" w:cs="Times New Roman"/>
        </w:rPr>
      </w:pPr>
      <w:hyperlink r:id="rId8" w:history="1">
        <w:r w:rsidRPr="00DE1A10">
          <w:rPr>
            <w:rStyle w:val="Hyperlink"/>
            <w:rFonts w:ascii="Times New Roman" w:hAnsi="Times New Roman" w:cs="Times New Roman"/>
          </w:rPr>
          <w:t>nianqiangwu@umass.edu</w:t>
        </w:r>
      </w:hyperlink>
      <w:r>
        <w:rPr>
          <w:rFonts w:ascii="Times New Roman" w:hAnsi="Times New Roman" w:cs="Times New Roman"/>
        </w:rPr>
        <w:t xml:space="preserve"> </w:t>
      </w:r>
      <w:r w:rsidR="00B3392A">
        <w:rPr>
          <w:rFonts w:ascii="Times New Roman" w:hAnsi="Times New Roman" w:cs="Times New Roman"/>
        </w:rPr>
        <w:t>and</w:t>
      </w:r>
      <w:r w:rsidR="00982A46">
        <w:rPr>
          <w:rFonts w:ascii="Times New Roman" w:hAnsi="Times New Roman" w:cs="Times New Roman"/>
        </w:rPr>
        <w:t xml:space="preserve"> </w:t>
      </w:r>
      <w:hyperlink r:id="rId9" w:history="1">
        <w:r w:rsidR="00982A46" w:rsidRPr="000A7CB3">
          <w:rPr>
            <w:rStyle w:val="Hyperlink"/>
            <w:rFonts w:ascii="Times New Roman" w:hAnsi="Times New Roman" w:cs="Times New Roman"/>
          </w:rPr>
          <w:t>watkins@umass.edu</w:t>
        </w:r>
      </w:hyperlink>
      <w:r w:rsidR="00982A46">
        <w:rPr>
          <w:rFonts w:ascii="Times New Roman" w:hAnsi="Times New Roman" w:cs="Times New Roman"/>
        </w:rPr>
        <w:t xml:space="preserve"> </w:t>
      </w:r>
    </w:p>
    <w:p w14:paraId="00942595" w14:textId="77777777" w:rsidR="00B3392A" w:rsidRDefault="00B3392A" w:rsidP="00226B99">
      <w:pPr>
        <w:spacing w:line="360" w:lineRule="auto"/>
        <w:jc w:val="both"/>
        <w:rPr>
          <w:rFonts w:ascii="Times New Roman" w:hAnsi="Times New Roman" w:cs="Times New Roman"/>
        </w:rPr>
      </w:pPr>
    </w:p>
    <w:p w14:paraId="4E727143" w14:textId="77777777" w:rsidR="00B3392A" w:rsidRPr="00DC51CF" w:rsidRDefault="00B3392A" w:rsidP="00226B99">
      <w:pPr>
        <w:spacing w:line="360" w:lineRule="auto"/>
        <w:jc w:val="both"/>
        <w:rPr>
          <w:rFonts w:ascii="Times New Roman" w:hAnsi="Times New Roman" w:cs="Times New Roman"/>
        </w:rPr>
      </w:pPr>
      <w:r>
        <w:rPr>
          <w:rFonts w:ascii="Times New Roman" w:hAnsi="Times New Roman" w:cs="Times New Roman"/>
        </w:rPr>
        <w:t>+ Equal Contribution</w:t>
      </w:r>
    </w:p>
    <w:p w14:paraId="176FF0A9" w14:textId="77777777" w:rsidR="00B3392A" w:rsidRDefault="00B3392A" w:rsidP="00226B99">
      <w:pPr>
        <w:spacing w:line="360" w:lineRule="auto"/>
        <w:rPr>
          <w:rFonts w:ascii="Times New Roman" w:hAnsi="Times New Roman" w:cs="Times New Roman"/>
        </w:rPr>
      </w:pPr>
    </w:p>
    <w:p w14:paraId="3C702FC1" w14:textId="2DFEC244" w:rsidR="00AD481B" w:rsidRDefault="00AD481B" w:rsidP="00226B99">
      <w:pPr>
        <w:spacing w:line="360" w:lineRule="auto"/>
        <w:jc w:val="both"/>
        <w:rPr>
          <w:rFonts w:ascii="Times New Roman" w:hAnsi="Times New Roman" w:cs="Times New Roman"/>
        </w:rPr>
      </w:pPr>
      <w:r>
        <w:rPr>
          <w:rFonts w:ascii="Times New Roman" w:hAnsi="Times New Roman" w:cs="Times New Roman"/>
        </w:rPr>
        <w:br w:type="page"/>
      </w:r>
    </w:p>
    <w:p w14:paraId="36A440D6" w14:textId="77777777" w:rsidR="00607338" w:rsidRDefault="00607338" w:rsidP="00226B99">
      <w:pPr>
        <w:spacing w:line="360" w:lineRule="auto"/>
        <w:jc w:val="both"/>
        <w:rPr>
          <w:rFonts w:ascii="Times New Roman" w:hAnsi="Times New Roman" w:cs="Times New Roman"/>
          <w:b/>
          <w:bCs/>
          <w:sz w:val="32"/>
          <w:szCs w:val="32"/>
          <w:lang w:eastAsia="zh-CN"/>
        </w:rPr>
      </w:pPr>
      <w:r w:rsidRPr="00E26BCD">
        <w:rPr>
          <w:rFonts w:ascii="Times New Roman" w:hAnsi="Times New Roman" w:cs="Times New Roman"/>
          <w:b/>
          <w:bCs/>
          <w:sz w:val="32"/>
          <w:szCs w:val="32"/>
          <w:lang w:eastAsia="zh-CN"/>
        </w:rPr>
        <w:lastRenderedPageBreak/>
        <w:t xml:space="preserve">ABSTRACT </w:t>
      </w:r>
    </w:p>
    <w:p w14:paraId="01BC385E" w14:textId="5E1782B2" w:rsidR="009D184B" w:rsidRDefault="00491BFD" w:rsidP="008F1EDA">
      <w:pPr>
        <w:spacing w:line="360" w:lineRule="auto"/>
        <w:ind w:firstLine="360"/>
        <w:jc w:val="both"/>
        <w:rPr>
          <w:rFonts w:ascii="Times New Roman" w:hAnsi="Times New Roman" w:cs="Times New Roman"/>
          <w:lang w:eastAsia="zh-CN"/>
        </w:rPr>
      </w:pPr>
      <w:r w:rsidRPr="00491BFD">
        <w:rPr>
          <w:rFonts w:ascii="Times New Roman" w:hAnsi="Times New Roman" w:cs="Times New Roman"/>
          <w:lang w:eastAsia="zh-CN"/>
        </w:rPr>
        <w:t>Electrochemical nitrogen reduction (</w:t>
      </w:r>
      <w:proofErr w:type="spellStart"/>
      <w:r w:rsidRPr="00491BFD">
        <w:rPr>
          <w:rFonts w:ascii="Times New Roman" w:hAnsi="Times New Roman" w:cs="Times New Roman"/>
          <w:lang w:eastAsia="zh-CN"/>
        </w:rPr>
        <w:t>eNRR</w:t>
      </w:r>
      <w:proofErr w:type="spellEnd"/>
      <w:r w:rsidRPr="00491BFD">
        <w:rPr>
          <w:rFonts w:ascii="Times New Roman" w:hAnsi="Times New Roman" w:cs="Times New Roman"/>
          <w:lang w:eastAsia="zh-CN"/>
        </w:rPr>
        <w:t xml:space="preserve">) is limited by the availability of efficient catalysts, scalable flow-cell architectures, and understanding of performance-limiting processes. This work addresses these </w:t>
      </w:r>
      <w:r w:rsidR="0070524D">
        <w:rPr>
          <w:rFonts w:ascii="Times New Roman" w:hAnsi="Times New Roman" w:cs="Times New Roman"/>
          <w:lang w:eastAsia="zh-CN"/>
        </w:rPr>
        <w:t>issues</w:t>
      </w:r>
      <w:r w:rsidRPr="00491BFD">
        <w:rPr>
          <w:rFonts w:ascii="Times New Roman" w:hAnsi="Times New Roman" w:cs="Times New Roman"/>
          <w:lang w:eastAsia="zh-CN"/>
        </w:rPr>
        <w:t xml:space="preserve"> through </w:t>
      </w:r>
      <w:r w:rsidR="0070524D">
        <w:rPr>
          <w:rFonts w:ascii="Times New Roman" w:hAnsi="Times New Roman" w:cs="Times New Roman"/>
          <w:lang w:eastAsia="zh-CN"/>
        </w:rPr>
        <w:t>systematic</w:t>
      </w:r>
      <w:r w:rsidRPr="00491BFD">
        <w:rPr>
          <w:rFonts w:ascii="Times New Roman" w:hAnsi="Times New Roman" w:cs="Times New Roman"/>
          <w:lang w:eastAsia="zh-CN"/>
        </w:rPr>
        <w:t xml:space="preserve"> catalyst</w:t>
      </w:r>
      <w:r w:rsidR="00294176">
        <w:rPr>
          <w:rFonts w:ascii="Times New Roman" w:hAnsi="Times New Roman" w:cs="Times New Roman"/>
          <w:lang w:eastAsia="zh-CN"/>
        </w:rPr>
        <w:t>-</w:t>
      </w:r>
      <w:r w:rsidRPr="00491BFD">
        <w:rPr>
          <w:rFonts w:ascii="Times New Roman" w:hAnsi="Times New Roman" w:cs="Times New Roman"/>
          <w:lang w:eastAsia="zh-CN"/>
        </w:rPr>
        <w:t>device</w:t>
      </w:r>
      <w:r w:rsidR="00294176">
        <w:rPr>
          <w:rFonts w:ascii="Times New Roman" w:hAnsi="Times New Roman" w:cs="Times New Roman"/>
          <w:lang w:eastAsia="zh-CN"/>
        </w:rPr>
        <w:t>-</w:t>
      </w:r>
      <w:r w:rsidRPr="00491BFD">
        <w:rPr>
          <w:rFonts w:ascii="Times New Roman" w:hAnsi="Times New Roman" w:cs="Times New Roman"/>
          <w:lang w:eastAsia="zh-CN"/>
        </w:rPr>
        <w:t>mechanism study.</w:t>
      </w:r>
      <w:r>
        <w:rPr>
          <w:rFonts w:ascii="Times New Roman" w:hAnsi="Times New Roman" w:cs="Times New Roman"/>
          <w:lang w:eastAsia="zh-CN"/>
        </w:rPr>
        <w:t xml:space="preserve"> </w:t>
      </w:r>
      <w:r w:rsidRPr="00491BFD">
        <w:rPr>
          <w:rFonts w:ascii="Times New Roman" w:hAnsi="Times New Roman" w:cs="Times New Roman"/>
          <w:lang w:eastAsia="zh-CN"/>
        </w:rPr>
        <w:t>First, molybdenum (Mo) single</w:t>
      </w:r>
      <w:r w:rsidR="0070524D">
        <w:rPr>
          <w:rFonts w:ascii="Times New Roman" w:hAnsi="Times New Roman" w:cs="Times New Roman"/>
          <w:lang w:eastAsia="zh-CN"/>
        </w:rPr>
        <w:t>-</w:t>
      </w:r>
      <w:r w:rsidRPr="00491BFD">
        <w:rPr>
          <w:rFonts w:ascii="Times New Roman" w:hAnsi="Times New Roman" w:cs="Times New Roman"/>
          <w:lang w:eastAsia="zh-CN"/>
        </w:rPr>
        <w:t xml:space="preserve">atoms and </w:t>
      </w:r>
      <w:r w:rsidR="009D0F49">
        <w:rPr>
          <w:rFonts w:ascii="Times New Roman" w:hAnsi="Times New Roman" w:cs="Times New Roman"/>
          <w:lang w:eastAsia="zh-CN"/>
        </w:rPr>
        <w:t>nanoparticles</w:t>
      </w:r>
      <w:r w:rsidR="009D0F49" w:rsidRPr="00491BFD">
        <w:rPr>
          <w:rFonts w:ascii="Times New Roman" w:hAnsi="Times New Roman" w:cs="Times New Roman"/>
          <w:lang w:eastAsia="zh-CN"/>
        </w:rPr>
        <w:t xml:space="preserve"> </w:t>
      </w:r>
      <w:r w:rsidRPr="00491BFD">
        <w:rPr>
          <w:rFonts w:ascii="Times New Roman" w:hAnsi="Times New Roman" w:cs="Times New Roman"/>
          <w:lang w:eastAsia="zh-CN"/>
        </w:rPr>
        <w:t>supported on mesoporous nitrogen-doped carbon are synthesized with tunable pore sizes using a five-second photothermal pyrolysis of a self-assembled bottlebrush block copolymer</w:t>
      </w:r>
      <w:r w:rsidR="00FA2361">
        <w:rPr>
          <w:rFonts w:ascii="Times New Roman" w:hAnsi="Times New Roman" w:cs="Times New Roman"/>
          <w:lang w:eastAsia="zh-CN"/>
        </w:rPr>
        <w:t xml:space="preserve"> (BBCP)</w:t>
      </w:r>
      <w:r w:rsidRPr="00491BFD">
        <w:rPr>
          <w:rFonts w:ascii="Times New Roman" w:hAnsi="Times New Roman" w:cs="Times New Roman"/>
          <w:lang w:eastAsia="zh-CN"/>
        </w:rPr>
        <w:t xml:space="preserve"> template. Atomic dispersion of Mo maximizes electrochemically accessible active surface area and enhances intrinsic reaction kinetics.</w:t>
      </w:r>
      <w:r>
        <w:rPr>
          <w:rFonts w:ascii="Times New Roman" w:hAnsi="Times New Roman" w:cs="Times New Roman"/>
          <w:lang w:eastAsia="zh-CN"/>
        </w:rPr>
        <w:t xml:space="preserve"> </w:t>
      </w:r>
      <w:r w:rsidRPr="00491BFD">
        <w:rPr>
          <w:rFonts w:ascii="Times New Roman" w:hAnsi="Times New Roman" w:cs="Times New Roman"/>
          <w:lang w:eastAsia="zh-CN"/>
        </w:rPr>
        <w:t>Second, a gas diffusion electrode (GDE) flow cell is constructed to evaluate catalyst performance under continuous operation. The optimized catalyst</w:t>
      </w:r>
      <w:r w:rsidR="00294176">
        <w:rPr>
          <w:rFonts w:ascii="Times New Roman" w:hAnsi="Times New Roman" w:cs="Times New Roman"/>
          <w:lang w:eastAsia="zh-CN"/>
        </w:rPr>
        <w:t>-</w:t>
      </w:r>
      <w:r w:rsidRPr="00491BFD">
        <w:rPr>
          <w:rFonts w:ascii="Times New Roman" w:hAnsi="Times New Roman" w:cs="Times New Roman"/>
          <w:lang w:eastAsia="zh-CN"/>
        </w:rPr>
        <w:t xml:space="preserve">device system achieves a Faradaic efficiency of 21.6% and an ammonia yield rate of 34.7 </w:t>
      </w:r>
      <w:proofErr w:type="spellStart"/>
      <w:r w:rsidRPr="00491BFD">
        <w:rPr>
          <w:rFonts w:ascii="Times New Roman" w:hAnsi="Times New Roman" w:cs="Times New Roman"/>
          <w:lang w:eastAsia="zh-CN"/>
        </w:rPr>
        <w:t>μg</w:t>
      </w:r>
      <w:proofErr w:type="spellEnd"/>
      <w:r w:rsidRPr="00491BFD">
        <w:rPr>
          <w:rFonts w:ascii="Times New Roman" w:hAnsi="Times New Roman" w:cs="Times New Roman"/>
          <w:lang w:eastAsia="zh-CN"/>
        </w:rPr>
        <w:t xml:space="preserve"> h⁻¹ mg⁻¹, with intermediate pore sizes and balanced electrode wettability enabling effective triple-phase boundary formation and active-site utilization.</w:t>
      </w:r>
      <w:r>
        <w:rPr>
          <w:rFonts w:ascii="Times New Roman" w:hAnsi="Times New Roman" w:cs="Times New Roman"/>
          <w:lang w:eastAsia="zh-CN"/>
        </w:rPr>
        <w:t xml:space="preserve"> </w:t>
      </w:r>
      <w:r w:rsidRPr="00491BFD">
        <w:rPr>
          <w:rFonts w:ascii="Times New Roman" w:hAnsi="Times New Roman" w:cs="Times New Roman"/>
          <w:lang w:eastAsia="zh-CN"/>
        </w:rPr>
        <w:t xml:space="preserve">Third, electrochemical </w:t>
      </w:r>
      <w:r w:rsidR="0070524D">
        <w:rPr>
          <w:rFonts w:ascii="Times New Roman" w:hAnsi="Times New Roman" w:cs="Times New Roman"/>
          <w:lang w:eastAsia="zh-CN"/>
        </w:rPr>
        <w:t xml:space="preserve">characterization </w:t>
      </w:r>
      <w:r w:rsidRPr="00491BFD">
        <w:rPr>
          <w:rFonts w:ascii="Times New Roman" w:hAnsi="Times New Roman" w:cs="Times New Roman"/>
          <w:lang w:eastAsia="zh-CN"/>
        </w:rPr>
        <w:t>combined with machine learning</w:t>
      </w:r>
      <w:r w:rsidR="0070524D" w:rsidRPr="0070524D">
        <w:rPr>
          <w:rFonts w:ascii="Times New Roman" w:hAnsi="Times New Roman" w:cs="Times New Roman"/>
          <w:lang w:eastAsia="zh-CN"/>
        </w:rPr>
        <w:t xml:space="preserve"> </w:t>
      </w:r>
      <w:r w:rsidR="0070524D" w:rsidRPr="00491BFD">
        <w:rPr>
          <w:rFonts w:ascii="Times New Roman" w:hAnsi="Times New Roman" w:cs="Times New Roman"/>
          <w:lang w:eastAsia="zh-CN"/>
        </w:rPr>
        <w:t xml:space="preserve">analysis </w:t>
      </w:r>
      <w:r w:rsidRPr="00491BFD">
        <w:rPr>
          <w:rFonts w:ascii="Times New Roman" w:hAnsi="Times New Roman" w:cs="Times New Roman"/>
          <w:lang w:eastAsia="zh-CN"/>
        </w:rPr>
        <w:t xml:space="preserve">of flow-cell parameters reveals that activation polarization dominates </w:t>
      </w:r>
      <w:r w:rsidR="0070524D">
        <w:rPr>
          <w:rFonts w:ascii="Times New Roman" w:hAnsi="Times New Roman" w:cs="Times New Roman"/>
          <w:lang w:eastAsia="zh-CN"/>
        </w:rPr>
        <w:t xml:space="preserve">the </w:t>
      </w:r>
      <w:r w:rsidRPr="00491BFD">
        <w:rPr>
          <w:rFonts w:ascii="Times New Roman" w:hAnsi="Times New Roman" w:cs="Times New Roman"/>
          <w:lang w:eastAsia="zh-CN"/>
        </w:rPr>
        <w:t>overall performance</w:t>
      </w:r>
      <w:r w:rsidR="0070524D">
        <w:rPr>
          <w:rFonts w:ascii="Times New Roman" w:hAnsi="Times New Roman" w:cs="Times New Roman"/>
          <w:lang w:eastAsia="zh-CN"/>
        </w:rPr>
        <w:t xml:space="preserve"> of </w:t>
      </w:r>
      <w:r w:rsidR="0070524D" w:rsidRPr="00491BFD">
        <w:rPr>
          <w:rFonts w:ascii="Times New Roman" w:hAnsi="Times New Roman" w:cs="Times New Roman"/>
          <w:lang w:eastAsia="zh-CN"/>
        </w:rPr>
        <w:t>flow cell</w:t>
      </w:r>
      <w:r w:rsidRPr="00491BFD">
        <w:rPr>
          <w:rFonts w:ascii="Times New Roman" w:hAnsi="Times New Roman" w:cs="Times New Roman"/>
          <w:lang w:eastAsia="zh-CN"/>
        </w:rPr>
        <w:t>. Activation losses are governed primarily by intrinsic active-site kinetics and electrochemically accessible surface area, while pore size, particle dispersion, and electrode wettability regulate site accessibility rather than mass transport.</w:t>
      </w:r>
      <w:r>
        <w:rPr>
          <w:rFonts w:ascii="Times New Roman" w:hAnsi="Times New Roman" w:cs="Times New Roman"/>
          <w:lang w:eastAsia="zh-CN"/>
        </w:rPr>
        <w:t xml:space="preserve"> </w:t>
      </w:r>
      <w:r w:rsidRPr="00491BFD">
        <w:rPr>
          <w:rFonts w:ascii="Times New Roman" w:hAnsi="Times New Roman" w:cs="Times New Roman"/>
          <w:lang w:eastAsia="zh-CN"/>
        </w:rPr>
        <w:t xml:space="preserve">This study provides a unified framework linking catalyst structure, electrode architecture, and kinetic limitations in </w:t>
      </w:r>
      <w:proofErr w:type="spellStart"/>
      <w:r w:rsidRPr="00491BFD">
        <w:rPr>
          <w:rFonts w:ascii="Times New Roman" w:hAnsi="Times New Roman" w:cs="Times New Roman"/>
          <w:lang w:eastAsia="zh-CN"/>
        </w:rPr>
        <w:t>eNRR</w:t>
      </w:r>
      <w:proofErr w:type="spellEnd"/>
      <w:r w:rsidRPr="00491BFD">
        <w:rPr>
          <w:rFonts w:ascii="Times New Roman" w:hAnsi="Times New Roman" w:cs="Times New Roman"/>
          <w:lang w:eastAsia="zh-CN"/>
        </w:rPr>
        <w:t xml:space="preserve"> flow</w:t>
      </w:r>
      <w:r w:rsidR="00294176">
        <w:rPr>
          <w:rFonts w:ascii="Times New Roman" w:hAnsi="Times New Roman" w:cs="Times New Roman"/>
          <w:lang w:eastAsia="zh-CN"/>
        </w:rPr>
        <w:t>-</w:t>
      </w:r>
      <w:r w:rsidRPr="00491BFD">
        <w:rPr>
          <w:rFonts w:ascii="Times New Roman" w:hAnsi="Times New Roman" w:cs="Times New Roman"/>
          <w:lang w:eastAsia="zh-CN"/>
        </w:rPr>
        <w:t>cell systems.</w:t>
      </w:r>
    </w:p>
    <w:p w14:paraId="384E0ED8" w14:textId="77777777" w:rsidR="00491BFD" w:rsidRDefault="00491BFD" w:rsidP="00226B99">
      <w:pPr>
        <w:spacing w:line="360" w:lineRule="auto"/>
        <w:jc w:val="both"/>
        <w:rPr>
          <w:rFonts w:ascii="Times New Roman" w:hAnsi="Times New Roman" w:cs="Times New Roman"/>
          <w:lang w:eastAsia="zh-CN"/>
        </w:rPr>
      </w:pPr>
    </w:p>
    <w:p w14:paraId="3383684D" w14:textId="77777777" w:rsidR="00491BFD" w:rsidRDefault="00491BFD" w:rsidP="00226B99">
      <w:pPr>
        <w:spacing w:line="360" w:lineRule="auto"/>
        <w:jc w:val="both"/>
        <w:rPr>
          <w:rFonts w:ascii="Times New Roman" w:hAnsi="Times New Roman" w:cs="Times New Roman"/>
          <w:lang w:eastAsia="zh-CN"/>
        </w:rPr>
      </w:pPr>
    </w:p>
    <w:p w14:paraId="37479AEF" w14:textId="0CBA3DB1" w:rsidR="00A322F6" w:rsidRDefault="00B3392A" w:rsidP="00226B99">
      <w:pPr>
        <w:spacing w:line="360" w:lineRule="auto"/>
        <w:rPr>
          <w:rFonts w:ascii="Times New Roman" w:hAnsi="Times New Roman" w:cs="Times New Roman"/>
          <w:lang w:eastAsia="zh-CN"/>
        </w:rPr>
      </w:pPr>
      <w:r w:rsidRPr="00AD481B">
        <w:rPr>
          <w:rFonts w:ascii="Times New Roman" w:hAnsi="Times New Roman" w:cs="Times New Roman" w:hint="eastAsia"/>
          <w:b/>
          <w:bCs/>
          <w:lang w:eastAsia="zh-CN"/>
        </w:rPr>
        <w:t>K</w:t>
      </w:r>
      <w:r w:rsidRPr="00AD481B">
        <w:rPr>
          <w:rFonts w:ascii="Times New Roman" w:hAnsi="Times New Roman" w:cs="Times New Roman"/>
          <w:b/>
          <w:bCs/>
          <w:lang w:eastAsia="zh-CN"/>
        </w:rPr>
        <w:t xml:space="preserve">eywords: </w:t>
      </w:r>
      <w:r w:rsidR="008E36C3" w:rsidRPr="00AD481B">
        <w:rPr>
          <w:rFonts w:ascii="Times New Roman" w:hAnsi="Times New Roman" w:cs="Times New Roman"/>
          <w:lang w:eastAsia="zh-CN"/>
        </w:rPr>
        <w:t>electrochemical nitrogen reduction</w:t>
      </w:r>
      <w:r w:rsidR="008E36C3">
        <w:rPr>
          <w:rFonts w:ascii="Times New Roman" w:hAnsi="Times New Roman" w:cs="Times New Roman"/>
          <w:lang w:eastAsia="zh-CN"/>
        </w:rPr>
        <w:t>,</w:t>
      </w:r>
      <w:r w:rsidR="008E36C3" w:rsidRPr="00AD481B">
        <w:rPr>
          <w:rFonts w:ascii="Times New Roman" w:hAnsi="Times New Roman" w:cs="Times New Roman"/>
          <w:lang w:eastAsia="zh-CN"/>
        </w:rPr>
        <w:t xml:space="preserve"> molybdenum single atoms</w:t>
      </w:r>
      <w:r w:rsidR="008E36C3">
        <w:rPr>
          <w:rFonts w:ascii="Times New Roman" w:hAnsi="Times New Roman" w:cs="Times New Roman"/>
          <w:lang w:eastAsia="zh-CN"/>
        </w:rPr>
        <w:t>,</w:t>
      </w:r>
      <w:r w:rsidR="008E36C3" w:rsidRPr="00AD481B">
        <w:rPr>
          <w:rFonts w:ascii="Times New Roman" w:hAnsi="Times New Roman" w:cs="Times New Roman"/>
          <w:lang w:eastAsia="zh-CN"/>
        </w:rPr>
        <w:t xml:space="preserve"> gas diffusion electrode</w:t>
      </w:r>
      <w:r w:rsidR="008E36C3">
        <w:rPr>
          <w:rFonts w:ascii="Times New Roman" w:hAnsi="Times New Roman" w:cs="Times New Roman"/>
          <w:lang w:eastAsia="zh-CN"/>
        </w:rPr>
        <w:t>, machine learning,</w:t>
      </w:r>
      <w:r w:rsidR="008E36C3" w:rsidRPr="00AD481B">
        <w:rPr>
          <w:rFonts w:ascii="Times New Roman" w:hAnsi="Times New Roman" w:cs="Times New Roman"/>
          <w:lang w:eastAsia="zh-CN"/>
        </w:rPr>
        <w:t xml:space="preserve"> bottlebrush block copolymer</w:t>
      </w:r>
      <w:r w:rsidR="008E36C3">
        <w:rPr>
          <w:rFonts w:ascii="Times New Roman" w:hAnsi="Times New Roman" w:cs="Times New Roman"/>
          <w:lang w:eastAsia="zh-CN"/>
        </w:rPr>
        <w:t xml:space="preserve"> templates</w:t>
      </w:r>
      <w:r w:rsidR="00FB1A92" w:rsidRPr="00AD481B">
        <w:rPr>
          <w:rFonts w:ascii="Times New Roman" w:hAnsi="Times New Roman" w:cs="Times New Roman"/>
          <w:lang w:eastAsia="zh-CN"/>
        </w:rPr>
        <w:t>.</w:t>
      </w:r>
    </w:p>
    <w:p w14:paraId="507035A6" w14:textId="77777777" w:rsidR="00226B99" w:rsidRDefault="00226B99" w:rsidP="00226B9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35A2E54A" w14:textId="3FB651E3" w:rsidR="00607338" w:rsidRPr="00226B99" w:rsidRDefault="00607338" w:rsidP="00226B99">
      <w:pPr>
        <w:spacing w:line="360" w:lineRule="auto"/>
        <w:jc w:val="both"/>
        <w:rPr>
          <w:rFonts w:ascii="Times New Roman" w:hAnsi="Times New Roman" w:cs="Times New Roman"/>
          <w:b/>
          <w:bCs/>
          <w:sz w:val="28"/>
          <w:szCs w:val="28"/>
        </w:rPr>
      </w:pPr>
      <w:r w:rsidRPr="00226B99">
        <w:rPr>
          <w:rFonts w:ascii="Times New Roman" w:hAnsi="Times New Roman" w:cs="Times New Roman"/>
          <w:b/>
          <w:bCs/>
          <w:sz w:val="28"/>
          <w:szCs w:val="28"/>
        </w:rPr>
        <w:lastRenderedPageBreak/>
        <w:t>INTRODUCTION</w:t>
      </w:r>
    </w:p>
    <w:p w14:paraId="3796705B" w14:textId="0CC72F6E" w:rsidR="00226B99" w:rsidRDefault="002F048C" w:rsidP="00226B99">
      <w:pPr>
        <w:spacing w:line="360" w:lineRule="auto"/>
        <w:ind w:firstLine="360"/>
        <w:jc w:val="both"/>
        <w:rPr>
          <w:rFonts w:ascii="Times New Roman" w:hAnsi="Times New Roman" w:cs="Times New Roman"/>
        </w:rPr>
      </w:pPr>
      <w:r w:rsidRPr="002F048C">
        <w:rPr>
          <w:rFonts w:ascii="Times New Roman" w:hAnsi="Times New Roman" w:cs="Times New Roman"/>
        </w:rPr>
        <w:t xml:space="preserve">Ammonia </w:t>
      </w:r>
      <w:r w:rsidR="006B5A17">
        <w:rPr>
          <w:rFonts w:ascii="Times New Roman" w:hAnsi="Times New Roman" w:cs="Times New Roman"/>
        </w:rPr>
        <w:t>serves as clean fuels, industrial feedstock and especially</w:t>
      </w:r>
      <w:r w:rsidRPr="002F048C">
        <w:rPr>
          <w:rFonts w:ascii="Times New Roman" w:hAnsi="Times New Roman" w:cs="Times New Roman"/>
        </w:rPr>
        <w:t xml:space="preserve"> fertilizers that sustain global food production. </w:t>
      </w:r>
      <w:r w:rsidR="00B37A59">
        <w:rPr>
          <w:rFonts w:ascii="Times New Roman" w:hAnsi="Times New Roman" w:cs="Times New Roman"/>
        </w:rPr>
        <w:t xml:space="preserve"> About 183 </w:t>
      </w:r>
      <w:r w:rsidR="00B37A59" w:rsidRPr="00B37A59">
        <w:rPr>
          <w:rFonts w:ascii="Times New Roman" w:hAnsi="Times New Roman" w:cs="Times New Roman"/>
        </w:rPr>
        <w:t>million ton</w:t>
      </w:r>
      <w:r w:rsidR="00B37A59">
        <w:rPr>
          <w:rFonts w:ascii="Times New Roman" w:hAnsi="Times New Roman" w:cs="Times New Roman"/>
        </w:rPr>
        <w:t>s of ammonia are produced globally every year</w:t>
      </w:r>
      <w:r w:rsidR="00B37A59">
        <w:t>,</w:t>
      </w:r>
      <w:hyperlink w:anchor="_ENREF_1" w:tooltip="Qing, 2020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&lt;EndNote&gt;&lt;Cite&gt;&lt;Author&gt;Qing&lt;/Author&gt;&lt;Year&gt;2020&lt;/Year&gt;&lt;RecNum&gt;1&lt;/RecNum&gt;&lt;DisplayText&gt;&lt;style face="superscript"&gt;1&lt;/style&gt;&lt;/DisplayText&gt;&lt;record&gt;&lt;rec-number&gt;1&lt;/rec-number&gt;&lt;foreign-keys&gt;&lt;key app="EN" db-id="va2ffw2t32rea9eaf09v505w5e9f0e9zxr0d" timestamp="1769121643"&gt;1&lt;/key&gt;&lt;/foreign-keys&gt;&lt;ref-type name="Journal Article"&gt;17&lt;/ref-type&gt;&lt;contributors&gt;&lt;authors&gt;&lt;author&gt;Qing, Geletu&lt;/author&gt;&lt;author&gt;Ghazfar, Reza&lt;/author&gt;&lt;author&gt;Jackowski, Shane T.&lt;/author&gt;&lt;author&gt;Habibzadeh, Faezeh&lt;/author&gt;&lt;author&gt;Ashtiani, Mona Maleka&lt;/author&gt;&lt;author&gt;Chen, Chuan-Pin&lt;/author&gt;&lt;author&gt;Smith, Milton R., III&lt;/author&gt;&lt;author&gt;Hamann, Thomas W.&lt;/author&gt;&lt;/authors&gt;&lt;/contributors&gt;&lt;titles&gt;&lt;title&gt;Recent Advances and Challenges of Electrocatalytic N2 Reduction to Ammonia&lt;/title&gt;&lt;secondary-title&gt;Chemical Reviews&lt;/secondary-title&gt;&lt;/titles&gt;&lt;periodical&gt;&lt;full-title&gt;Chemical Reviews&lt;/full-title&gt;&lt;/periodical&gt;&lt;pages&gt;5437-5516&lt;/pages&gt;&lt;volume&gt;120&lt;/volume&gt;&lt;number&gt;12&lt;/number&gt;&lt;dates&gt;&lt;year&gt;2020&lt;/year&gt;&lt;pub-dates&gt;&lt;date&gt;2020/06/24&lt;/date&gt;&lt;/pub-dates&gt;&lt;/dates&gt;&lt;publisher&gt;American Chemical Society&lt;/publisher&gt;&lt;isbn&gt;0009-2665&lt;/isbn&gt;&lt;urls&gt;&lt;related-urls&gt;&lt;url&gt;https://doi.org/10.1021/acs.chemrev.9b00659&lt;/url&gt;&lt;/related-urls&gt;&lt;/urls&gt;&lt;electronic-resource-num&gt;10.1021/acs.chemrev.9b00659&lt;/electronic-resource-num&gt;&lt;/record&gt;&lt;/Cite&gt;&lt;/EndNote&gt;</w:instrText>
        </w:r>
        <w:r w:rsidR="009C3555">
          <w:rPr>
            <w:rFonts w:ascii="Times New Roman" w:hAnsi="Times New Roman" w:cs="Times New Roman"/>
          </w:rPr>
          <w:fldChar w:fldCharType="separate"/>
        </w:r>
        <w:r w:rsidR="009C3555" w:rsidRPr="007A20B1">
          <w:rPr>
            <w:rFonts w:ascii="Times New Roman" w:hAnsi="Times New Roman" w:cs="Times New Roman"/>
            <w:noProof/>
            <w:vertAlign w:val="superscript"/>
          </w:rPr>
          <w:t>1</w:t>
        </w:r>
        <w:r w:rsidR="009C3555">
          <w:rPr>
            <w:rFonts w:ascii="Times New Roman" w:hAnsi="Times New Roman" w:cs="Times New Roman"/>
          </w:rPr>
          <w:fldChar w:fldCharType="end"/>
        </w:r>
      </w:hyperlink>
      <w:r w:rsidRPr="002F048C">
        <w:rPr>
          <w:rFonts w:ascii="Times New Roman" w:hAnsi="Times New Roman" w:cs="Times New Roman"/>
        </w:rPr>
        <w:t xml:space="preserve"> </w:t>
      </w:r>
      <w:r w:rsidR="00B37A59">
        <w:rPr>
          <w:rFonts w:ascii="Times New Roman" w:hAnsi="Times New Roman" w:cs="Times New Roman"/>
        </w:rPr>
        <w:t xml:space="preserve"> and </w:t>
      </w:r>
      <w:r w:rsidRPr="002F048C">
        <w:rPr>
          <w:rFonts w:ascii="Times New Roman" w:hAnsi="Times New Roman" w:cs="Times New Roman"/>
        </w:rPr>
        <w:t>over 90% of ammonia is produced via the Haber</w:t>
      </w:r>
      <w:r>
        <w:rPr>
          <w:rFonts w:ascii="Times New Roman" w:hAnsi="Times New Roman" w:cs="Times New Roman"/>
        </w:rPr>
        <w:t>-</w:t>
      </w:r>
      <w:r w:rsidRPr="002F048C">
        <w:rPr>
          <w:rFonts w:ascii="Times New Roman" w:hAnsi="Times New Roman" w:cs="Times New Roman"/>
        </w:rPr>
        <w:t>Bosch process, which operates at high temperatures and pressures and consumes 1</w:t>
      </w:r>
      <w:r>
        <w:rPr>
          <w:rFonts w:ascii="Times New Roman" w:hAnsi="Times New Roman" w:cs="Times New Roman"/>
        </w:rPr>
        <w:t>-</w:t>
      </w:r>
      <w:r w:rsidRPr="002F048C">
        <w:rPr>
          <w:rFonts w:ascii="Times New Roman" w:hAnsi="Times New Roman" w:cs="Times New Roman"/>
        </w:rPr>
        <w:t>3% of global energy while emitting more than 300 million tons of CO</w:t>
      </w:r>
      <w:r w:rsidRPr="002F048C">
        <w:rPr>
          <w:rFonts w:ascii="Times New Roman" w:hAnsi="Times New Roman" w:cs="Times New Roman"/>
          <w:vertAlign w:val="subscript"/>
        </w:rPr>
        <w:t>2</w:t>
      </w:r>
      <w:r w:rsidRPr="002F048C">
        <w:rPr>
          <w:rFonts w:ascii="Times New Roman" w:hAnsi="Times New Roman" w:cs="Times New Roman"/>
        </w:rPr>
        <w:t xml:space="preserve"> </w:t>
      </w:r>
      <w:proofErr w:type="spellStart"/>
      <w:r w:rsidRPr="002F048C">
        <w:rPr>
          <w:rFonts w:ascii="Times New Roman" w:hAnsi="Times New Roman" w:cs="Times New Roman"/>
        </w:rPr>
        <w:t>annually.</w:t>
      </w:r>
      <w:hyperlink w:anchor="_ENREF_2" w:tooltip="Zhao, 2021 #2" w:history="1">
        <w:r w:rsidR="009C3555">
          <w:rPr>
            <w:rFonts w:ascii="Times New Roman" w:hAnsi="Times New Roman" w:cs="Times New Roman"/>
          </w:rPr>
          <w:fldChar w:fldCharType="begin">
            <w:fldData xml:space="preserve">PEVuZE5vdGU+PENpdGU+PEF1dGhvcj5aaGFvPC9BdXRob3I+PFllYXI+MjAyMTwvWWVhcj48UmVj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PEVuZE5vdGU+PENpdGU+PEF1dGhvcj5aaGFvPC9BdXRob3I+PFllYXI+MjAyMTwvWWVhcj48UmVj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C3555">
          <w:rPr>
            <w:rFonts w:ascii="Times New Roman" w:hAnsi="Times New Roman" w:cs="Times New Roman"/>
          </w:rPr>
        </w:r>
        <w:r w:rsidR="009C3555">
          <w:rPr>
            <w:rFonts w:ascii="Times New Roman" w:hAnsi="Times New Roman" w:cs="Times New Roman"/>
          </w:rPr>
          <w:fldChar w:fldCharType="separate"/>
        </w:r>
        <w:r w:rsidR="009C3555" w:rsidRPr="000C2A8A">
          <w:rPr>
            <w:rFonts w:ascii="Times New Roman" w:hAnsi="Times New Roman" w:cs="Times New Roman"/>
            <w:noProof/>
            <w:vertAlign w:val="superscript"/>
          </w:rPr>
          <w:t>2</w:t>
        </w:r>
        <w:r w:rsidR="009C3555">
          <w:rPr>
            <w:rFonts w:ascii="Times New Roman" w:hAnsi="Times New Roman" w:cs="Times New Roman"/>
          </w:rPr>
          <w:fldChar w:fldCharType="end"/>
        </w:r>
      </w:hyperlink>
      <w:r w:rsidR="0066480A" w:rsidRPr="0066480A">
        <w:rPr>
          <w:rFonts w:ascii="Times New Roman" w:hAnsi="Times New Roman" w:cs="Times New Roman" w:hint="eastAsia"/>
          <w:vertAlign w:val="superscript"/>
          <w:lang w:eastAsia="zh-CN"/>
        </w:rPr>
        <w:t>,</w:t>
      </w:r>
      <w:hyperlink w:anchor="_ENREF_3" w:tooltip="Shi, 2020 #3"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&lt;EndNote&gt;&lt;Cite&gt;&lt;Author&gt;Shi&lt;/Author&gt;&lt;Year&gt;2020&lt;/Year&gt;&lt;RecNum&gt;3&lt;/RecNum&gt;&lt;DisplayText&gt;&lt;style face="superscript"&gt;3&lt;/style&gt;&lt;/DisplayText&gt;&lt;record&gt;&lt;rec-number&gt;3&lt;/rec-number&gt;&lt;foreign-keys&gt;&lt;key app="EN" db-id="va2ffw2t32rea9eaf09v505w5e9f0e9zxr0d" timestamp="1769121750"&gt;3&lt;/key&gt;&lt;/foreign-keys&gt;&lt;ref-type name="Journal Article"&gt;17&lt;/ref-type&gt;&lt;contributors&gt;&lt;authors&gt;&lt;author&gt;Shi, Lei&lt;/author&gt;&lt;author&gt;Yin, Yu&lt;/author&gt;&lt;author&gt;Wang, Shaobin&lt;/author&gt;&lt;author&gt;Sun, Hongqi&lt;/author&gt;&lt;/authors&gt;&lt;/contributors&gt;&lt;titles&gt;&lt;title&gt;Rational Catalyst Design for N2 Reduction under Ambient Conditions: Strategies toward Enhanced Conversion Efficiency&lt;/title&gt;&lt;secondary-title&gt;ACS Catalysis&lt;/secondary-title&gt;&lt;/titles&gt;&lt;periodical&gt;&lt;full-title&gt;ACS Catalysis&lt;/full-title&gt;&lt;/periodical&gt;&lt;pages&gt;6870-6899&lt;/pages&gt;&lt;volume&gt;10&lt;/volume&gt;&lt;number&gt;12&lt;/number&gt;&lt;dates&gt;&lt;year&gt;2020&lt;/year&gt;&lt;pub-dates&gt;&lt;date&gt;2020/06/19&lt;/date&gt;&lt;/pub-dates&gt;&lt;/dates&gt;&lt;publisher&gt;American Chemical Society&lt;/publisher&gt;&lt;urls&gt;&lt;related-urls&gt;&lt;url&gt;https://doi.org/10.1021/acscatal.0c01081&lt;/url&gt;&lt;/related-urls&gt;&lt;/urls&gt;&lt;electronic-resource-num&gt;10.1021/acscatal.0c01081&lt;/electronic-resource-num&gt;&lt;/record&gt;&lt;/Cite&gt;&lt;/EndNote&gt;</w:instrText>
        </w:r>
        <w:r w:rsidR="009C3555">
          <w:rPr>
            <w:rFonts w:ascii="Times New Roman" w:hAnsi="Times New Roman" w:cs="Times New Roman"/>
          </w:rPr>
          <w:fldChar w:fldCharType="separate"/>
        </w:r>
        <w:r w:rsidR="009C3555" w:rsidRPr="00AF6BB0">
          <w:rPr>
            <w:rFonts w:ascii="Times New Roman" w:hAnsi="Times New Roman" w:cs="Times New Roman"/>
            <w:noProof/>
            <w:vertAlign w:val="superscript"/>
          </w:rPr>
          <w:t>3</w:t>
        </w:r>
        <w:r w:rsidR="009C3555">
          <w:rPr>
            <w:rFonts w:ascii="Times New Roman" w:hAnsi="Times New Roman" w:cs="Times New Roman"/>
          </w:rPr>
          <w:fldChar w:fldCharType="end"/>
        </w:r>
      </w:hyperlink>
      <w:r w:rsidRPr="002F048C">
        <w:rPr>
          <w:rFonts w:ascii="Times New Roman" w:hAnsi="Times New Roman" w:cs="Times New Roman"/>
        </w:rPr>
        <w:t>These</w:t>
      </w:r>
      <w:proofErr w:type="spellEnd"/>
      <w:r w:rsidRPr="002F048C">
        <w:rPr>
          <w:rFonts w:ascii="Times New Roman" w:hAnsi="Times New Roman" w:cs="Times New Roman"/>
        </w:rPr>
        <w:t xml:space="preserve"> drawbacks highlight the need for sustainable, low-carbon nitrogen fixation technologies. Electrochemical nitrogen reduction (</w:t>
      </w:r>
      <w:proofErr w:type="spellStart"/>
      <w:r w:rsidRPr="002F048C">
        <w:rPr>
          <w:rFonts w:ascii="Times New Roman" w:hAnsi="Times New Roman" w:cs="Times New Roman"/>
        </w:rPr>
        <w:t>eNRR</w:t>
      </w:r>
      <w:proofErr w:type="spellEnd"/>
      <w:r w:rsidRPr="002F048C">
        <w:rPr>
          <w:rFonts w:ascii="Times New Roman" w:hAnsi="Times New Roman" w:cs="Times New Roman"/>
        </w:rPr>
        <w:t>) is a promising alternative, enabling ammonia synthesis under ambient conditions using renewable electricity and offering the potential for decentralized production.</w:t>
      </w:r>
      <w:r w:rsidR="00EB367F">
        <w:rPr>
          <w:rFonts w:ascii="Times New Roman" w:hAnsi="Times New Roman" w:cs="Times New Roman"/>
        </w:rPr>
        <w:fldChar w:fldCharType="begin">
          <w:fldData xml:space="preserve">PEVuZE5vdGU+PENpdGU+PEF1dGhvcj5XYW5nPC9BdXRob3I+PFllYXI+MjAxODwvWWVhcj48UmVj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PEVuZE5vdGU+PENpdGU+PEF1dGhvcj5XYW5nPC9BdXRob3I+PFllYXI+MjAxODwvWWVhcj48UmVj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EB367F">
        <w:rPr>
          <w:rFonts w:ascii="Times New Roman" w:hAnsi="Times New Roman" w:cs="Times New Roman"/>
        </w:rPr>
      </w:r>
      <w:r w:rsidR="00EB367F">
        <w:rPr>
          <w:rFonts w:ascii="Times New Roman" w:hAnsi="Times New Roman" w:cs="Times New Roman"/>
        </w:rPr>
        <w:fldChar w:fldCharType="separate"/>
      </w:r>
      <w:hyperlink w:anchor="_ENREF_4" w:tooltip="Wang, 2018 #4" w:history="1">
        <w:r w:rsidR="009C3555" w:rsidRPr="009C3555">
          <w:rPr>
            <w:rFonts w:ascii="Times New Roman" w:hAnsi="Times New Roman" w:cs="Times New Roman"/>
            <w:noProof/>
            <w:vertAlign w:val="superscript"/>
          </w:rPr>
          <w:t>4</w:t>
        </w:r>
      </w:hyperlink>
      <w:r w:rsidR="009C3555" w:rsidRPr="009C3555">
        <w:rPr>
          <w:rFonts w:ascii="Times New Roman" w:hAnsi="Times New Roman" w:cs="Times New Roman"/>
          <w:noProof/>
          <w:vertAlign w:val="superscript"/>
        </w:rPr>
        <w:t xml:space="preserve">, </w:t>
      </w:r>
      <w:hyperlink w:anchor="_ENREF_5" w:tooltip="Kolen, 2022 #3" w:history="1">
        <w:r w:rsidR="009C3555" w:rsidRPr="009C3555">
          <w:rPr>
            <w:rFonts w:ascii="Times New Roman" w:hAnsi="Times New Roman" w:cs="Times New Roman"/>
            <w:noProof/>
            <w:vertAlign w:val="superscript"/>
          </w:rPr>
          <w:t>5</w:t>
        </w:r>
      </w:hyperlink>
      <w:r w:rsidR="00EB367F">
        <w:rPr>
          <w:rFonts w:ascii="Times New Roman" w:hAnsi="Times New Roman" w:cs="Times New Roman"/>
        </w:rPr>
        <w:fldChar w:fldCharType="end"/>
      </w:r>
      <w:r w:rsidRPr="002F048C">
        <w:rPr>
          <w:rFonts w:ascii="Times New Roman" w:hAnsi="Times New Roman" w:cs="Times New Roman"/>
        </w:rPr>
        <w:t xml:space="preserve"> Despite extensive catalyst development, </w:t>
      </w:r>
      <w:proofErr w:type="spellStart"/>
      <w:r w:rsidRPr="002F048C">
        <w:rPr>
          <w:rFonts w:ascii="Times New Roman" w:hAnsi="Times New Roman" w:cs="Times New Roman"/>
        </w:rPr>
        <w:t>eNRR</w:t>
      </w:r>
      <w:proofErr w:type="spellEnd"/>
      <w:r w:rsidRPr="002F048C">
        <w:rPr>
          <w:rFonts w:ascii="Times New Roman" w:hAnsi="Times New Roman" w:cs="Times New Roman"/>
        </w:rPr>
        <w:t xml:space="preserve"> remains far from industrial viability, with low ammonia yield rates (≈6120 </w:t>
      </w:r>
      <w:proofErr w:type="spellStart"/>
      <w:r w:rsidRPr="002F048C">
        <w:rPr>
          <w:rFonts w:ascii="Times New Roman" w:hAnsi="Times New Roman" w:cs="Times New Roman"/>
        </w:rPr>
        <w:t>μg</w:t>
      </w:r>
      <w:proofErr w:type="spellEnd"/>
      <w:r w:rsidRPr="002F048C">
        <w:rPr>
          <w:rFonts w:ascii="Times New Roman" w:hAnsi="Times New Roman" w:cs="Times New Roman"/>
        </w:rPr>
        <w:t xml:space="preserve"> h</w:t>
      </w:r>
      <w:r w:rsidRPr="00851B41">
        <w:rPr>
          <w:rFonts w:ascii="Times New Roman" w:hAnsi="Times New Roman" w:cs="Times New Roman"/>
          <w:vertAlign w:val="superscript"/>
        </w:rPr>
        <w:t>-1</w:t>
      </w:r>
      <w:r w:rsidRPr="002F048C">
        <w:rPr>
          <w:rFonts w:ascii="Times New Roman" w:hAnsi="Times New Roman" w:cs="Times New Roman"/>
        </w:rPr>
        <w:t xml:space="preserve"> cm</w:t>
      </w:r>
      <w:r w:rsidRPr="00851B41">
        <w:rPr>
          <w:rFonts w:ascii="Times New Roman" w:hAnsi="Times New Roman" w:cs="Times New Roman"/>
          <w:vertAlign w:val="superscript"/>
        </w:rPr>
        <w:t>-2</w:t>
      </w:r>
      <w:r w:rsidRPr="002F048C">
        <w:rPr>
          <w:rFonts w:ascii="Times New Roman" w:hAnsi="Times New Roman" w:cs="Times New Roman"/>
        </w:rPr>
        <w:t>), limited Faradaic efficiencies (&lt;</w:t>
      </w:r>
      <w:r w:rsidR="00D97EE7">
        <w:rPr>
          <w:rFonts w:ascii="Times New Roman" w:hAnsi="Times New Roman" w:cs="Times New Roman"/>
        </w:rPr>
        <w:t>3</w:t>
      </w:r>
      <w:r w:rsidRPr="002F048C">
        <w:rPr>
          <w:rFonts w:ascii="Times New Roman" w:hAnsi="Times New Roman" w:cs="Times New Roman"/>
        </w:rPr>
        <w:t>0%), and persistent challenges including low N</w:t>
      </w:r>
      <w:r w:rsidR="005072B5" w:rsidRPr="005072B5">
        <w:rPr>
          <w:rFonts w:ascii="Times New Roman" w:hAnsi="Times New Roman" w:cs="Times New Roman"/>
          <w:vertAlign w:val="subscript"/>
        </w:rPr>
        <w:t>2</w:t>
      </w:r>
      <w:r w:rsidRPr="002F048C">
        <w:rPr>
          <w:rFonts w:ascii="Times New Roman" w:hAnsi="Times New Roman" w:cs="Times New Roman"/>
        </w:rPr>
        <w:t xml:space="preserve"> solubility, sluggish N≡N activation, competition from hydrogen evolution, and incomplete mechanistic understanding</w:t>
      </w:r>
      <w:r>
        <w:rPr>
          <w:rFonts w:ascii="Times New Roman" w:hAnsi="Times New Roman" w:cs="Times New Roman"/>
        </w:rPr>
        <w:t>.</w:t>
      </w:r>
      <w:r w:rsidR="00EB367F">
        <w:rPr>
          <w:rFonts w:ascii="Times New Roman" w:hAnsi="Times New Roman" w:cs="Times New Roman"/>
        </w:rPr>
        <w:fldChar w:fldCharType="begin">
          <w:fldData xml:space="preserve">PEVuZE5vdGU+PENpdGU+PEF1dGhvcj5ab3U8L0F1dGhvcj48WWVhcj4yMDIwPC9ZZWFyPjxSZWNO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PEVuZE5vdGU+PENpdGU+PEF1dGhvcj5ab3U8L0F1dGhvcj48WWVhcj4yMDIwPC9ZZWFyPjxSZWNO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EB367F">
        <w:rPr>
          <w:rFonts w:ascii="Times New Roman" w:hAnsi="Times New Roman" w:cs="Times New Roman"/>
        </w:rPr>
      </w:r>
      <w:r w:rsidR="00EB367F">
        <w:rPr>
          <w:rFonts w:ascii="Times New Roman" w:hAnsi="Times New Roman" w:cs="Times New Roman"/>
        </w:rPr>
        <w:fldChar w:fldCharType="separate"/>
      </w:r>
      <w:hyperlink w:anchor="_ENREF_6" w:tooltip="Zou, 2020 #6" w:history="1">
        <w:r w:rsidR="009C3555" w:rsidRPr="009C3555">
          <w:rPr>
            <w:rFonts w:ascii="Times New Roman" w:hAnsi="Times New Roman" w:cs="Times New Roman"/>
            <w:noProof/>
            <w:vertAlign w:val="superscript"/>
          </w:rPr>
          <w:t>6</w:t>
        </w:r>
      </w:hyperlink>
      <w:r w:rsidR="009C3555" w:rsidRPr="009C3555">
        <w:rPr>
          <w:rFonts w:ascii="Times New Roman" w:hAnsi="Times New Roman" w:cs="Times New Roman"/>
          <w:noProof/>
          <w:vertAlign w:val="superscript"/>
        </w:rPr>
        <w:t xml:space="preserve">, </w:t>
      </w:r>
      <w:hyperlink w:anchor="_ENREF_7" w:tooltip="Jiang, 2024 #7" w:history="1">
        <w:r w:rsidR="009C3555" w:rsidRPr="009C3555">
          <w:rPr>
            <w:rFonts w:ascii="Times New Roman" w:hAnsi="Times New Roman" w:cs="Times New Roman"/>
            <w:noProof/>
            <w:vertAlign w:val="superscript"/>
          </w:rPr>
          <w:t>7</w:t>
        </w:r>
      </w:hyperlink>
      <w:r w:rsidR="00EB367F">
        <w:rPr>
          <w:rFonts w:ascii="Times New Roman" w:hAnsi="Times New Roman" w:cs="Times New Roman"/>
        </w:rPr>
        <w:fldChar w:fldCharType="end"/>
      </w:r>
    </w:p>
    <w:p w14:paraId="6BC6E8AD" w14:textId="23E9222E" w:rsidR="00B8228D" w:rsidRDefault="00C562CD" w:rsidP="00226B99">
      <w:pPr>
        <w:spacing w:line="360" w:lineRule="auto"/>
        <w:ind w:firstLine="360"/>
        <w:jc w:val="both"/>
        <w:rPr>
          <w:rFonts w:ascii="Times New Roman" w:hAnsi="Times New Roman" w:cs="Times New Roman"/>
        </w:rPr>
      </w:pPr>
      <w:r>
        <w:rPr>
          <w:rFonts w:ascii="Times New Roman" w:hAnsi="Times New Roman" w:cs="Times New Roman"/>
        </w:rPr>
        <w:t>I</w:t>
      </w:r>
      <w:r w:rsidRPr="00B8228D">
        <w:rPr>
          <w:rFonts w:ascii="Times New Roman" w:hAnsi="Times New Roman" w:cs="Times New Roman"/>
        </w:rPr>
        <w:t>nspired by the active sites of nitrogenase enzymes in biological nitrogen fixation</w:t>
      </w:r>
      <w:r>
        <w:rPr>
          <w:rFonts w:ascii="Times New Roman" w:hAnsi="Times New Roman" w:cs="Times New Roman"/>
        </w:rPr>
        <w:t>,</w:t>
      </w:r>
      <w:r w:rsidRPr="00B8228D">
        <w:rPr>
          <w:rFonts w:ascii="Times New Roman" w:hAnsi="Times New Roman" w:cs="Times New Roman"/>
        </w:rPr>
        <w:t xml:space="preserve"> </w:t>
      </w:r>
      <w:r w:rsidR="00B8228D" w:rsidRPr="00B8228D">
        <w:rPr>
          <w:rFonts w:ascii="Times New Roman" w:hAnsi="Times New Roman" w:cs="Times New Roman"/>
        </w:rPr>
        <w:t xml:space="preserve">Mo has emerged as a highly promising catalytic center for </w:t>
      </w:r>
      <w:proofErr w:type="spellStart"/>
      <w:r w:rsidR="00B8228D" w:rsidRPr="00B8228D">
        <w:rPr>
          <w:rFonts w:ascii="Times New Roman" w:hAnsi="Times New Roman" w:cs="Times New Roman"/>
        </w:rPr>
        <w:t>eNRR</w:t>
      </w:r>
      <w:proofErr w:type="spellEnd"/>
      <w:r w:rsidR="00B8228D" w:rsidRPr="00B8228D">
        <w:rPr>
          <w:rFonts w:ascii="Times New Roman" w:hAnsi="Times New Roman" w:cs="Times New Roman"/>
        </w:rPr>
        <w:t>.</w:t>
      </w:r>
      <w:hyperlink w:anchor="_ENREF_8" w:tooltip="Sengupta, 2025 #8"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&lt;EndNote&gt;&lt;Cite&gt;&lt;Author&gt;Sengupta&lt;/Author&gt;&lt;Year&gt;2025&lt;/Year&gt;&lt;RecNum&gt;8&lt;/RecNum&gt;&lt;DisplayText&gt;&lt;style face="superscript"&gt;8&lt;/style&gt;&lt;/DisplayText&gt;&lt;record&gt;&lt;rec-number&gt;8&lt;/rec-number&gt;&lt;foreign-keys&gt;&lt;key app="EN" db-id="va2ffw2t32rea9eaf09v505w5e9f0e9zxr0d" timestamp="1769122516"&gt;8&lt;/key&gt;&lt;/foreign-keys&gt;&lt;ref-type name="Journal Article"&gt;17&lt;/ref-type&gt;&lt;contributors&gt;&lt;authors&gt;&lt;author&gt;Sengupta, Kushal&lt;/author&gt;&lt;author&gt;Joyce, Justin P.&lt;/author&gt;&lt;author&gt;Decamps, Laure&lt;/author&gt;&lt;author&gt;Kang, Liqun&lt;/author&gt;&lt;author&gt;Bjornsson, Ragnar&lt;/author&gt;&lt;author&gt;Rüdiger, Olaf&lt;/author&gt;&lt;author&gt;DeBeer, Serena&lt;/author&gt;&lt;/authors&gt;&lt;/contributors&gt;&lt;titles&gt;&lt;title&gt;Investigating the Molybdenum Nitrogenase Mechanistic Cycle Using Spectroelectrochemistry&lt;/title&gt;&lt;secondary-title&gt;Journal of the American Chemical Society&lt;/secondary-title&gt;&lt;/titles&gt;&lt;periodical&gt;&lt;full-title&gt;Journal of the American Chemical Society&lt;/full-title&gt;&lt;/periodical&gt;&lt;pages&gt;2099-2114&lt;/pages&gt;&lt;volume&gt;147&lt;/volume&gt;&lt;number&gt;2&lt;/number&gt;&lt;dates&gt;&lt;year&gt;2025&lt;/year&gt;&lt;pub-dates&gt;&lt;date&gt;2025/01/15&lt;/date&gt;&lt;/pub-dates&gt;&lt;/dates&gt;&lt;publisher&gt;American Chemical Society&lt;/publisher&gt;&lt;isbn&gt;0002-7863&lt;/isbn&gt;&lt;urls&gt;&lt;related-urls&gt;&lt;url&gt;https://doi.org/10.1021/jacs.4c16047&lt;/url&gt;&lt;/related-urls&gt;&lt;/urls&gt;&lt;electronic-resource-num&gt;10.1021/jacs.4c16047&lt;/electronic-resource-num&gt;&lt;/record&gt;&lt;/Cite&gt;&lt;/EndNote&gt;</w:instrText>
        </w:r>
        <w:r w:rsidR="009C3555">
          <w:rPr>
            <w:rFonts w:ascii="Times New Roman" w:hAnsi="Times New Roman" w:cs="Times New Roman"/>
          </w:rPr>
          <w:fldChar w:fldCharType="separate"/>
        </w:r>
        <w:r w:rsidR="009C3555" w:rsidRPr="00360924">
          <w:rPr>
            <w:rFonts w:ascii="Times New Roman" w:hAnsi="Times New Roman" w:cs="Times New Roman"/>
            <w:noProof/>
            <w:vertAlign w:val="superscript"/>
          </w:rPr>
          <w:t>8</w:t>
        </w:r>
        <w:r w:rsidR="009C3555">
          <w:rPr>
            <w:rFonts w:ascii="Times New Roman" w:hAnsi="Times New Roman" w:cs="Times New Roman"/>
          </w:rPr>
          <w:fldChar w:fldCharType="end"/>
        </w:r>
      </w:hyperlink>
      <w:r w:rsidR="00B8228D" w:rsidRPr="00B8228D">
        <w:rPr>
          <w:rFonts w:ascii="Times New Roman" w:hAnsi="Times New Roman" w:cs="Times New Roman"/>
        </w:rPr>
        <w:t xml:space="preserve"> Density functional theory studies and bioinspired design principles have shown that Mo can effectively adsorb N</w:t>
      </w:r>
      <w:r w:rsidR="00B8228D" w:rsidRPr="00851B41">
        <w:rPr>
          <w:rFonts w:ascii="Times New Roman" w:hAnsi="Times New Roman" w:cs="Times New Roman"/>
          <w:vertAlign w:val="subscript"/>
        </w:rPr>
        <w:t>2</w:t>
      </w:r>
      <w:r w:rsidR="00B8228D" w:rsidRPr="00B8228D">
        <w:rPr>
          <w:rFonts w:ascii="Times New Roman" w:hAnsi="Times New Roman" w:cs="Times New Roman"/>
        </w:rPr>
        <w:t xml:space="preserve"> and stabilize key intermediates, which are critical for selective NH</w:t>
      </w:r>
      <w:r w:rsidR="00B8228D" w:rsidRPr="00851B41">
        <w:rPr>
          <w:rFonts w:ascii="Times New Roman" w:hAnsi="Times New Roman" w:cs="Times New Roman"/>
          <w:vertAlign w:val="subscript"/>
        </w:rPr>
        <w:t>3</w:t>
      </w:r>
      <w:r w:rsidR="00B8228D" w:rsidRPr="00B8228D">
        <w:rPr>
          <w:rFonts w:ascii="Times New Roman" w:hAnsi="Times New Roman" w:cs="Times New Roman"/>
        </w:rPr>
        <w:t xml:space="preserve"> formation.</w:t>
      </w:r>
      <w:r w:rsidR="000F6035">
        <w:rPr>
          <w:rFonts w:ascii="Times New Roman" w:hAnsi="Times New Roman" w:cs="Times New Roman"/>
        </w:rPr>
        <w:fldChar w:fldCharType="begin">
          <w:fldData xml:space="preserve">PEVuZE5vdGU+PENpdGU+PEF1dGhvcj5SYWp1PC9BdXRob3I+PFllYXI+MjAyNTwvWWVhcj48UmVj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PEVuZE5vdGU+PENpdGU+PEF1dGhvcj5SYWp1PC9BdXRob3I+PFllYXI+MjAyNTwvWWVhcj48UmVj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0F6035">
        <w:rPr>
          <w:rFonts w:ascii="Times New Roman" w:hAnsi="Times New Roman" w:cs="Times New Roman"/>
        </w:rPr>
      </w:r>
      <w:r w:rsidR="000F6035">
        <w:rPr>
          <w:rFonts w:ascii="Times New Roman" w:hAnsi="Times New Roman" w:cs="Times New Roman"/>
        </w:rPr>
        <w:fldChar w:fldCharType="separate"/>
      </w:r>
      <w:hyperlink w:anchor="_ENREF_9" w:tooltip="Raju, 2025 #9" w:history="1">
        <w:r w:rsidR="009C3555" w:rsidRPr="009C3555">
          <w:rPr>
            <w:rFonts w:ascii="Times New Roman" w:hAnsi="Times New Roman" w:cs="Times New Roman"/>
            <w:noProof/>
            <w:vertAlign w:val="superscript"/>
          </w:rPr>
          <w:t>9</w:t>
        </w:r>
      </w:hyperlink>
      <w:r w:rsidR="009C3555" w:rsidRPr="009C3555">
        <w:rPr>
          <w:rFonts w:ascii="Times New Roman" w:hAnsi="Times New Roman" w:cs="Times New Roman"/>
          <w:noProof/>
          <w:vertAlign w:val="superscript"/>
        </w:rPr>
        <w:t xml:space="preserve">, </w:t>
      </w:r>
      <w:hyperlink w:anchor="_ENREF_10" w:tooltip="Mao, 2024 #10" w:history="1">
        <w:r w:rsidR="009C3555" w:rsidRPr="009C3555">
          <w:rPr>
            <w:rFonts w:ascii="Times New Roman" w:hAnsi="Times New Roman" w:cs="Times New Roman"/>
            <w:noProof/>
            <w:vertAlign w:val="superscript"/>
          </w:rPr>
          <w:t>10</w:t>
        </w:r>
      </w:hyperlink>
      <w:r w:rsidR="000F6035">
        <w:rPr>
          <w:rFonts w:ascii="Times New Roman" w:hAnsi="Times New Roman" w:cs="Times New Roman"/>
        </w:rPr>
        <w:fldChar w:fldCharType="end"/>
      </w:r>
      <w:r w:rsidR="00B8228D" w:rsidRPr="00B8228D">
        <w:rPr>
          <w:rFonts w:ascii="Times New Roman" w:hAnsi="Times New Roman" w:cs="Times New Roman"/>
        </w:rPr>
        <w:t xml:space="preserve"> While these insights provide a strong theoretical foundation for Mo-based catalyst development, current systems face several limitations that hinder practical application. For example</w:t>
      </w:r>
      <w:r w:rsidR="00A37F29">
        <w:rPr>
          <w:rFonts w:ascii="Times New Roman" w:hAnsi="Times New Roman" w:cs="Times New Roman"/>
        </w:rPr>
        <w:t>, s</w:t>
      </w:r>
      <w:r w:rsidR="00A37F29" w:rsidRPr="00A37F29">
        <w:rPr>
          <w:rFonts w:ascii="Times New Roman" w:hAnsi="Times New Roman" w:cs="Times New Roman"/>
        </w:rPr>
        <w:t xml:space="preserve">everal Mo-based </w:t>
      </w:r>
      <w:proofErr w:type="spellStart"/>
      <w:r w:rsidR="00A37F29" w:rsidRPr="00A37F29">
        <w:rPr>
          <w:rFonts w:ascii="Times New Roman" w:hAnsi="Times New Roman" w:cs="Times New Roman"/>
        </w:rPr>
        <w:t>eNRR</w:t>
      </w:r>
      <w:proofErr w:type="spellEnd"/>
      <w:r w:rsidR="00A37F29" w:rsidRPr="00A37F29">
        <w:rPr>
          <w:rFonts w:ascii="Times New Roman" w:hAnsi="Times New Roman" w:cs="Times New Roman"/>
        </w:rPr>
        <w:t xml:space="preserve"> catalysts are based on oxide-derived Mo species on low</w:t>
      </w:r>
      <w:r w:rsidR="007A15E9">
        <w:rPr>
          <w:rFonts w:ascii="Times New Roman" w:hAnsi="Times New Roman" w:cs="Times New Roman"/>
        </w:rPr>
        <w:t>-</w:t>
      </w:r>
      <w:r w:rsidR="00390ADC" w:rsidRPr="00A37F29">
        <w:rPr>
          <w:rFonts w:ascii="Times New Roman" w:hAnsi="Times New Roman" w:cs="Times New Roman"/>
        </w:rPr>
        <w:t>surface</w:t>
      </w:r>
      <w:r w:rsidR="00390ADC">
        <w:rPr>
          <w:rFonts w:ascii="Times New Roman" w:hAnsi="Times New Roman" w:cs="Times New Roman"/>
        </w:rPr>
        <w:t>-</w:t>
      </w:r>
      <w:r w:rsidR="00A37F29" w:rsidRPr="00A37F29">
        <w:rPr>
          <w:rFonts w:ascii="Times New Roman" w:hAnsi="Times New Roman" w:cs="Times New Roman"/>
        </w:rPr>
        <w:t>area carbon supports, which primarily limits the density and accessibility of electrochemically active sites, rather than uniformly controlling metal dispersion.</w:t>
      </w:r>
      <w:r w:rsidR="00481258">
        <w:rPr>
          <w:rFonts w:ascii="Times New Roman" w:hAnsi="Times New Roman" w:cs="Times New Roman"/>
        </w:rPr>
        <w:fldChar w:fldCharType="begin">
          <w:fldData xml:space="preserve">PEVuZE5vdGU+PENpdGU+PEF1dGhvcj5DaGVuPC9BdXRob3I+PFllYXI+MjAxOTwvWWVhcj48UmVj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PEVuZE5vdGU+PENpdGU+PEF1dGhvcj5DaGVuPC9BdXRob3I+PFllYXI+MjAxOTwvWWVhcj48UmVj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481258">
        <w:rPr>
          <w:rFonts w:ascii="Times New Roman" w:hAnsi="Times New Roman" w:cs="Times New Roman"/>
        </w:rPr>
      </w:r>
      <w:r w:rsidR="00481258">
        <w:rPr>
          <w:rFonts w:ascii="Times New Roman" w:hAnsi="Times New Roman" w:cs="Times New Roman"/>
        </w:rPr>
        <w:fldChar w:fldCharType="separate"/>
      </w:r>
      <w:hyperlink w:anchor="_ENREF_11" w:tooltip="Chen, 2019 #1" w:history="1">
        <w:r w:rsidR="009C3555" w:rsidRPr="009C3555">
          <w:rPr>
            <w:rFonts w:ascii="Times New Roman" w:hAnsi="Times New Roman" w:cs="Times New Roman"/>
            <w:noProof/>
            <w:vertAlign w:val="superscript"/>
          </w:rPr>
          <w:t>11</w:t>
        </w:r>
      </w:hyperlink>
      <w:r w:rsidR="009C3555" w:rsidRPr="009C3555">
        <w:rPr>
          <w:rFonts w:ascii="Times New Roman" w:hAnsi="Times New Roman" w:cs="Times New Roman"/>
          <w:noProof/>
          <w:vertAlign w:val="superscript"/>
        </w:rPr>
        <w:t xml:space="preserve">, </w:t>
      </w:r>
      <w:hyperlink w:anchor="_ENREF_12" w:tooltip="Guo, 2021 #2" w:history="1">
        <w:r w:rsidR="009C3555" w:rsidRPr="009C3555">
          <w:rPr>
            <w:rFonts w:ascii="Times New Roman" w:hAnsi="Times New Roman" w:cs="Times New Roman"/>
            <w:noProof/>
            <w:vertAlign w:val="superscript"/>
          </w:rPr>
          <w:t>12</w:t>
        </w:r>
      </w:hyperlink>
      <w:r w:rsidR="00481258">
        <w:rPr>
          <w:rFonts w:ascii="Times New Roman" w:hAnsi="Times New Roman" w:cs="Times New Roman"/>
        </w:rPr>
        <w:fldChar w:fldCharType="end"/>
      </w:r>
      <w:r w:rsidR="007A15E9">
        <w:rPr>
          <w:rFonts w:ascii="Times New Roman" w:hAnsi="Times New Roman" w:cs="Times New Roman"/>
        </w:rPr>
        <w:t xml:space="preserve"> </w:t>
      </w:r>
      <w:r w:rsidR="00B8228D" w:rsidRPr="00B8228D">
        <w:rPr>
          <w:rFonts w:ascii="Times New Roman" w:hAnsi="Times New Roman" w:cs="Times New Roman"/>
        </w:rPr>
        <w:t xml:space="preserve">In addition, the electronic and geometric configuration of Mo centers is typically poorly controlled, which reduces both selectivity and intrinsic activity. Traditional H-type electrochemical cells further restrict gas transport and triple-phase boundary formation, </w:t>
      </w:r>
      <w:r w:rsidR="00187960" w:rsidRPr="00B8228D">
        <w:rPr>
          <w:rFonts w:ascii="Times New Roman" w:hAnsi="Times New Roman" w:cs="Times New Roman"/>
        </w:rPr>
        <w:t>making kinetic analysis challenging</w:t>
      </w:r>
      <w:r w:rsidR="00B8228D" w:rsidRPr="00B8228D">
        <w:rPr>
          <w:rFonts w:ascii="Times New Roman" w:hAnsi="Times New Roman" w:cs="Times New Roman"/>
        </w:rPr>
        <w:t>.</w:t>
      </w:r>
      <w:r w:rsidR="00DC147F">
        <w:rPr>
          <w:rFonts w:ascii="Times New Roman" w:hAnsi="Times New Roman" w:cs="Times New Roman"/>
        </w:rPr>
        <w:fldChar w:fldCharType="begin">
          <w:fldData xml:space="preserve">PEVuZE5vdGU+PENpdGU+PEF1dGhvcj5Lb2xlbjwvQXV0aG9yPjxZZWFyPjIwMjI8L1llYXI+PFJl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PEVuZE5vdGU+PENpdGU+PEF1dGhvcj5Lb2xlbjwvQXV0aG9yPjxZZWFyPjIwMjI8L1llYXI+PFJl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DC147F">
        <w:rPr>
          <w:rFonts w:ascii="Times New Roman" w:hAnsi="Times New Roman" w:cs="Times New Roman"/>
        </w:rPr>
      </w:r>
      <w:r w:rsidR="00DC147F">
        <w:rPr>
          <w:rFonts w:ascii="Times New Roman" w:hAnsi="Times New Roman" w:cs="Times New Roman"/>
        </w:rPr>
        <w:fldChar w:fldCharType="separate"/>
      </w:r>
      <w:hyperlink w:anchor="_ENREF_5" w:tooltip="Kolen, 2022 #3" w:history="1">
        <w:r w:rsidR="009C3555" w:rsidRPr="009C3555">
          <w:rPr>
            <w:rFonts w:ascii="Times New Roman" w:hAnsi="Times New Roman" w:cs="Times New Roman"/>
            <w:noProof/>
            <w:vertAlign w:val="superscript"/>
          </w:rPr>
          <w:t>5</w:t>
        </w:r>
      </w:hyperlink>
      <w:r w:rsidR="009C3555" w:rsidRPr="009C3555">
        <w:rPr>
          <w:rFonts w:ascii="Times New Roman" w:hAnsi="Times New Roman" w:cs="Times New Roman"/>
          <w:noProof/>
          <w:vertAlign w:val="superscript"/>
        </w:rPr>
        <w:t xml:space="preserve">, </w:t>
      </w:r>
      <w:hyperlink w:anchor="_ENREF_13" w:tooltip="Suryanto, 2019 #4" w:history="1">
        <w:r w:rsidR="009C3555" w:rsidRPr="009C3555">
          <w:rPr>
            <w:rFonts w:ascii="Times New Roman" w:hAnsi="Times New Roman" w:cs="Times New Roman"/>
            <w:noProof/>
            <w:vertAlign w:val="superscript"/>
          </w:rPr>
          <w:t>13</w:t>
        </w:r>
      </w:hyperlink>
      <w:r w:rsidR="00DC147F">
        <w:rPr>
          <w:rFonts w:ascii="Times New Roman" w:hAnsi="Times New Roman" w:cs="Times New Roman"/>
        </w:rPr>
        <w:fldChar w:fldCharType="end"/>
      </w:r>
      <w:r w:rsidR="00B8228D" w:rsidRPr="00B8228D">
        <w:rPr>
          <w:rFonts w:ascii="Times New Roman" w:hAnsi="Times New Roman" w:cs="Times New Roman"/>
        </w:rPr>
        <w:t xml:space="preserve"> Moreover, despite advances in materials design, establishing clear correlations between catalyst structure and electrochemical performance</w:t>
      </w:r>
      <w:r w:rsidR="00B8228D">
        <w:rPr>
          <w:rFonts w:ascii="Times New Roman" w:hAnsi="Times New Roman" w:cs="Times New Roman"/>
        </w:rPr>
        <w:t xml:space="preserve">, </w:t>
      </w:r>
      <w:r w:rsidR="00B8228D" w:rsidRPr="00B8228D">
        <w:rPr>
          <w:rFonts w:ascii="Times New Roman" w:hAnsi="Times New Roman" w:cs="Times New Roman"/>
        </w:rPr>
        <w:t>especially under high-current-density conditions relevant for practical ammonia production</w:t>
      </w:r>
      <w:r w:rsidR="00B8228D">
        <w:rPr>
          <w:rFonts w:ascii="Times New Roman" w:hAnsi="Times New Roman" w:cs="Times New Roman"/>
        </w:rPr>
        <w:t xml:space="preserve">, </w:t>
      </w:r>
      <w:r w:rsidR="00B8228D" w:rsidRPr="00B8228D">
        <w:rPr>
          <w:rFonts w:ascii="Times New Roman" w:hAnsi="Times New Roman" w:cs="Times New Roman"/>
        </w:rPr>
        <w:t>remains difficult. Collectively, these limitations highlight</w:t>
      </w:r>
      <w:r w:rsidR="004F5370">
        <w:rPr>
          <w:rFonts w:ascii="Times New Roman" w:hAnsi="Times New Roman" w:cs="Times New Roman"/>
        </w:rPr>
        <w:t xml:space="preserve"> a</w:t>
      </w:r>
      <w:r w:rsidR="00B8228D" w:rsidRPr="00B8228D">
        <w:rPr>
          <w:rFonts w:ascii="Times New Roman" w:hAnsi="Times New Roman" w:cs="Times New Roman"/>
        </w:rPr>
        <w:t xml:space="preserve"> </w:t>
      </w:r>
      <w:r w:rsidR="00187960">
        <w:rPr>
          <w:rFonts w:ascii="Times New Roman" w:hAnsi="Times New Roman" w:cs="Times New Roman"/>
        </w:rPr>
        <w:t>critical</w:t>
      </w:r>
      <w:r w:rsidR="00B8228D" w:rsidRPr="00B8228D">
        <w:rPr>
          <w:rFonts w:ascii="Times New Roman" w:hAnsi="Times New Roman" w:cs="Times New Roman"/>
        </w:rPr>
        <w:t xml:space="preserve"> need for strategies that enhance mass transport, maximize active-site utilization, and elucidate mechanistic pathways, while simultaneously improving ammonia yield and Faradaic efficiency</w:t>
      </w:r>
      <w:r w:rsidR="005277D9">
        <w:rPr>
          <w:rFonts w:ascii="Times New Roman" w:hAnsi="Times New Roman" w:cs="Times New Roman"/>
        </w:rPr>
        <w:t>.</w:t>
      </w:r>
    </w:p>
    <w:p w14:paraId="1DF6FD44" w14:textId="7D8FDDA7" w:rsidR="00226B99" w:rsidRDefault="001403CE" w:rsidP="00226B99">
      <w:pPr>
        <w:spacing w:line="360" w:lineRule="auto"/>
        <w:ind w:firstLine="360"/>
        <w:jc w:val="both"/>
        <w:rPr>
          <w:rFonts w:ascii="Times New Roman" w:hAnsi="Times New Roman" w:cs="Times New Roman"/>
        </w:rPr>
      </w:pPr>
      <w:r>
        <w:rPr>
          <w:rFonts w:ascii="Times New Roman" w:hAnsi="Times New Roman" w:cs="Times New Roman"/>
        </w:rPr>
        <w:lastRenderedPageBreak/>
        <w:t xml:space="preserve">Considering </w:t>
      </w:r>
      <w:r w:rsidR="004F54A3" w:rsidRPr="004F54A3">
        <w:rPr>
          <w:rFonts w:ascii="Times New Roman" w:hAnsi="Times New Roman" w:cs="Times New Roman"/>
        </w:rPr>
        <w:t xml:space="preserve"> low-solubility gaseous reagents</w:t>
      </w:r>
      <w:r>
        <w:rPr>
          <w:rFonts w:ascii="Times New Roman" w:hAnsi="Times New Roman" w:cs="Times New Roman"/>
        </w:rPr>
        <w:t xml:space="preserve"> for </w:t>
      </w:r>
      <w:proofErr w:type="spellStart"/>
      <w:r>
        <w:rPr>
          <w:rFonts w:ascii="Times New Roman" w:hAnsi="Times New Roman" w:cs="Times New Roman"/>
        </w:rPr>
        <w:t>eNRR</w:t>
      </w:r>
      <w:proofErr w:type="spellEnd"/>
      <w:r>
        <w:rPr>
          <w:rFonts w:ascii="Times New Roman" w:hAnsi="Times New Roman" w:cs="Times New Roman"/>
        </w:rPr>
        <w:t xml:space="preserve"> and d</w:t>
      </w:r>
      <w:r w:rsidRPr="004F54A3">
        <w:rPr>
          <w:rFonts w:ascii="Times New Roman" w:hAnsi="Times New Roman" w:cs="Times New Roman"/>
        </w:rPr>
        <w:t xml:space="preserve">rawing inspiration from other electrochemical reactions </w:t>
      </w:r>
      <w:r w:rsidR="004F54A3" w:rsidRPr="004F54A3">
        <w:rPr>
          <w:rFonts w:ascii="Times New Roman" w:hAnsi="Times New Roman" w:cs="Times New Roman"/>
        </w:rPr>
        <w:t>such as electrochemical CO</w:t>
      </w:r>
      <w:r w:rsidR="0005299E" w:rsidRPr="00CA38E5">
        <w:rPr>
          <w:rFonts w:ascii="Times New Roman" w:hAnsi="Times New Roman" w:cs="Times New Roman"/>
          <w:vertAlign w:val="subscript"/>
        </w:rPr>
        <w:t>2</w:t>
      </w:r>
      <w:r w:rsidR="004F54A3" w:rsidRPr="004F54A3">
        <w:rPr>
          <w:rFonts w:ascii="Times New Roman" w:hAnsi="Times New Roman" w:cs="Times New Roman"/>
        </w:rPr>
        <w:t xml:space="preserve"> reduction,</w:t>
      </w:r>
      <w:r w:rsidR="00E53D3C">
        <w:rPr>
          <w:rFonts w:ascii="Times New Roman" w:hAnsi="Times New Roman" w:cs="Times New Roman"/>
        </w:rPr>
        <w:fldChar w:fldCharType="begin">
          <w:fldData xml:space="preserve">PEVuZE5vdGU+PENpdGU+PEF1dGhvcj5Nb250ZWlybzwvQXV0aG9yPjxZZWFyPjIwMjE8L1llYXI+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</w:fldData>
        </w:fldChar>
      </w:r>
      <w:r w:rsidR="00E53D3C">
        <w:rPr>
          <w:rFonts w:ascii="Times New Roman" w:hAnsi="Times New Roman" w:cs="Times New Roman"/>
        </w:rPr>
        <w:instrText xml:space="preserve"> ADDIN EN.CITE </w:instrText>
      </w:r>
      <w:r w:rsidR="00E53D3C">
        <w:rPr>
          <w:rFonts w:ascii="Times New Roman" w:hAnsi="Times New Roman" w:cs="Times New Roman"/>
        </w:rPr>
        <w:fldChar w:fldCharType="begin">
          <w:fldData xml:space="preserve">PEVuZE5vdGU+PENpdGU+PEF1dGhvcj5Nb250ZWlybzwvQXV0aG9yPjxZZWFyPjIwMjE8L1llYXI+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</w:fldData>
        </w:fldChar>
      </w:r>
      <w:r w:rsidR="00E53D3C">
        <w:rPr>
          <w:rFonts w:ascii="Times New Roman" w:hAnsi="Times New Roman" w:cs="Times New Roman"/>
        </w:rPr>
        <w:instrText xml:space="preserve"> ADDIN EN.CITE.DATA </w:instrText>
      </w:r>
      <w:r w:rsidR="00E53D3C">
        <w:rPr>
          <w:rFonts w:ascii="Times New Roman" w:hAnsi="Times New Roman" w:cs="Times New Roman"/>
        </w:rPr>
      </w:r>
      <w:r w:rsidR="00E53D3C">
        <w:rPr>
          <w:rFonts w:ascii="Times New Roman" w:hAnsi="Times New Roman" w:cs="Times New Roman"/>
        </w:rPr>
        <w:fldChar w:fldCharType="end"/>
      </w:r>
      <w:r w:rsidR="00E53D3C">
        <w:rPr>
          <w:rFonts w:ascii="Times New Roman" w:hAnsi="Times New Roman" w:cs="Times New Roman"/>
        </w:rPr>
      </w:r>
      <w:r w:rsidR="00E53D3C">
        <w:rPr>
          <w:rFonts w:ascii="Times New Roman" w:hAnsi="Times New Roman" w:cs="Times New Roman"/>
        </w:rPr>
        <w:fldChar w:fldCharType="separate"/>
      </w:r>
      <w:hyperlink w:anchor="_ENREF_14" w:tooltip="Monteiro, 2021 #5" w:history="1">
        <w:r w:rsidR="009C3555" w:rsidRPr="00E53D3C">
          <w:rPr>
            <w:rFonts w:ascii="Times New Roman" w:hAnsi="Times New Roman" w:cs="Times New Roman"/>
            <w:noProof/>
            <w:vertAlign w:val="superscript"/>
          </w:rPr>
          <w:t>14</w:t>
        </w:r>
      </w:hyperlink>
      <w:r w:rsidR="00E53D3C" w:rsidRPr="00E53D3C">
        <w:rPr>
          <w:rFonts w:ascii="Times New Roman" w:hAnsi="Times New Roman" w:cs="Times New Roman"/>
          <w:noProof/>
          <w:vertAlign w:val="superscript"/>
        </w:rPr>
        <w:t xml:space="preserve">, </w:t>
      </w:r>
      <w:hyperlink w:anchor="_ENREF_15" w:tooltip="Sun, 2017 #6" w:history="1">
        <w:r w:rsidR="009C3555" w:rsidRPr="00E53D3C">
          <w:rPr>
            <w:rFonts w:ascii="Times New Roman" w:hAnsi="Times New Roman" w:cs="Times New Roman"/>
            <w:noProof/>
            <w:vertAlign w:val="superscript"/>
          </w:rPr>
          <w:t>15</w:t>
        </w:r>
      </w:hyperlink>
      <w:r w:rsidR="00E53D3C">
        <w:rPr>
          <w:rFonts w:ascii="Times New Roman" w:hAnsi="Times New Roman" w:cs="Times New Roman"/>
        </w:rPr>
        <w:fldChar w:fldCharType="end"/>
      </w:r>
      <w:r w:rsidR="004F54A3" w:rsidRPr="004F54A3">
        <w:rPr>
          <w:rFonts w:ascii="Times New Roman" w:hAnsi="Times New Roman" w:cs="Times New Roman"/>
        </w:rPr>
        <w:t xml:space="preserve"> we identified two key strategies to advance the field: (</w:t>
      </w:r>
      <w:proofErr w:type="spellStart"/>
      <w:r w:rsidR="004F54A3" w:rsidRPr="004F54A3">
        <w:rPr>
          <w:rFonts w:ascii="Times New Roman" w:hAnsi="Times New Roman" w:cs="Times New Roman"/>
        </w:rPr>
        <w:t>i</w:t>
      </w:r>
      <w:proofErr w:type="spellEnd"/>
      <w:r w:rsidR="004F54A3" w:rsidRPr="004F54A3">
        <w:rPr>
          <w:rFonts w:ascii="Times New Roman" w:hAnsi="Times New Roman" w:cs="Times New Roman"/>
        </w:rPr>
        <w:t>) the creation of high</w:t>
      </w:r>
      <w:r w:rsidR="00CA38E5">
        <w:rPr>
          <w:rFonts w:ascii="Times New Roman" w:hAnsi="Times New Roman" w:cs="Times New Roman"/>
        </w:rPr>
        <w:t xml:space="preserve"> </w:t>
      </w:r>
      <w:r w:rsidR="004F54A3" w:rsidRPr="004F54A3">
        <w:rPr>
          <w:rFonts w:ascii="Times New Roman" w:hAnsi="Times New Roman" w:cs="Times New Roman"/>
        </w:rPr>
        <w:t>surface-area porous supports to maximize catalyst exposure</w:t>
      </w:r>
      <w:r w:rsidR="001C7D78">
        <w:rPr>
          <w:rFonts w:ascii="Times New Roman" w:hAnsi="Times New Roman" w:cs="Times New Roman"/>
        </w:rPr>
        <w:t xml:space="preserve"> and to increase mass loading of </w:t>
      </w:r>
      <w:r w:rsidR="004F5370">
        <w:rPr>
          <w:rFonts w:ascii="Times New Roman" w:hAnsi="Times New Roman" w:cs="Times New Roman"/>
        </w:rPr>
        <w:t xml:space="preserve">the </w:t>
      </w:r>
      <w:r w:rsidR="001C7D78">
        <w:rPr>
          <w:rFonts w:ascii="Times New Roman" w:hAnsi="Times New Roman" w:cs="Times New Roman"/>
        </w:rPr>
        <w:t>electrode</w:t>
      </w:r>
      <w:r w:rsidR="004F54A3" w:rsidRPr="004F54A3">
        <w:rPr>
          <w:rFonts w:ascii="Times New Roman" w:hAnsi="Times New Roman" w:cs="Times New Roman"/>
        </w:rPr>
        <w:t xml:space="preserve">, and (ii) the integration of catalysts into electrode architectures that facilitate gas transport and triple-phase boundary formation. Guided by these principles, we developed a rapid, tunable strategy to synthesize porous metal-based carbon materials using </w:t>
      </w:r>
      <w:r w:rsidR="001C7D78" w:rsidRPr="001C7D78">
        <w:rPr>
          <w:rFonts w:ascii="Times New Roman" w:hAnsi="Times New Roman" w:cs="Times New Roman"/>
        </w:rPr>
        <w:t>bottlebrush block copolymer</w:t>
      </w:r>
      <w:r w:rsidR="00041AFC">
        <w:rPr>
          <w:rFonts w:ascii="Times New Roman" w:hAnsi="Times New Roman" w:cs="Times New Roman"/>
        </w:rPr>
        <w:t>s</w:t>
      </w:r>
      <w:r w:rsidR="001C7D78" w:rsidRPr="001C7D78">
        <w:rPr>
          <w:rFonts w:ascii="Times New Roman" w:hAnsi="Times New Roman" w:cs="Times New Roman"/>
        </w:rPr>
        <w:t xml:space="preserve"> (BBCP</w:t>
      </w:r>
      <w:r w:rsidR="00041AFC">
        <w:rPr>
          <w:rFonts w:ascii="Times New Roman" w:hAnsi="Times New Roman" w:cs="Times New Roman"/>
        </w:rPr>
        <w:t>s</w:t>
      </w:r>
      <w:r w:rsidR="001C7D78" w:rsidRPr="001C7D78">
        <w:rPr>
          <w:rFonts w:ascii="Times New Roman" w:hAnsi="Times New Roman" w:cs="Times New Roman"/>
        </w:rPr>
        <w:t>)</w:t>
      </w:r>
      <w:r w:rsidR="004F54A3" w:rsidRPr="004F54A3">
        <w:rPr>
          <w:rFonts w:ascii="Times New Roman" w:hAnsi="Times New Roman" w:cs="Times New Roman"/>
        </w:rPr>
        <w:t>.</w:t>
      </w:r>
      <w:hyperlink w:anchor="_ENREF_16" w:tooltip="Saha, 2026 #2" w:history="1">
        <w:r w:rsidR="009C3555">
          <w:rPr>
            <w:rFonts w:ascii="Times New Roman" w:hAnsi="Times New Roman" w:cs="Times New Roman"/>
          </w:rPr>
          <w:fldChar w:fldCharType="begin">
            <w:fldData xml:space="preserve">PEVuZE5vdGU+PENpdGU+PEF1dGhvcj5TYWhhPC9BdXRob3I+PFllYXI+MjAyNjwvWWVhcj48UmVj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PEVuZE5vdGU+PENpdGU+PEF1dGhvcj5TYWhhPC9BdXRob3I+PFllYXI+MjAyNjwvWWVhcj48UmVj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C3555">
          <w:rPr>
            <w:rFonts w:ascii="Times New Roman" w:hAnsi="Times New Roman" w:cs="Times New Roman"/>
          </w:rPr>
        </w:r>
        <w:r w:rsidR="009C3555">
          <w:rPr>
            <w:rFonts w:ascii="Times New Roman" w:hAnsi="Times New Roman" w:cs="Times New Roman"/>
          </w:rPr>
          <w:fldChar w:fldCharType="separate"/>
        </w:r>
        <w:r w:rsidR="009C3555" w:rsidRPr="009122CF">
          <w:rPr>
            <w:rFonts w:ascii="Times New Roman" w:hAnsi="Times New Roman" w:cs="Times New Roman"/>
            <w:noProof/>
            <w:vertAlign w:val="superscript"/>
          </w:rPr>
          <w:t>16-18</w:t>
        </w:r>
        <w:r w:rsidR="009C3555">
          <w:rPr>
            <w:rFonts w:ascii="Times New Roman" w:hAnsi="Times New Roman" w:cs="Times New Roman"/>
          </w:rPr>
          <w:fldChar w:fldCharType="end"/>
        </w:r>
      </w:hyperlink>
      <w:r w:rsidR="004F54A3" w:rsidRPr="004F54A3">
        <w:rPr>
          <w:rFonts w:ascii="Times New Roman" w:hAnsi="Times New Roman" w:cs="Times New Roman"/>
        </w:rPr>
        <w:t xml:space="preserve"> This approach allows precise control over pore architecture, and when combined with ultrafast photothermal pyrolysis,</w:t>
      </w:r>
      <w:hyperlink w:anchor="_ENREF_19" w:tooltip="Saha, 2024 #10"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&lt;EndNote&gt;&lt;Cite&gt;&lt;Author&gt;Saha&lt;/Author&gt;&lt;Year&gt;2024&lt;/Year&gt;&lt;RecNum&gt;10&lt;/RecNum&gt;&lt;DisplayText&gt;&lt;style face="superscript"&gt;19&lt;/style&gt;&lt;/DisplayText&gt;&lt;record&gt;&lt;rec-number&gt;10&lt;/rec-number&gt;&lt;foreign-keys&gt;&lt;key app="EN" db-id="rzrzsstwsav926e59sgvrd0jpsrvvxz92exf" timestamp="1769123287"&gt;10&lt;/key&gt;&lt;/foreign-keys&gt;&lt;ref-type name="Journal Article"&gt;17&lt;/ref-type&gt;&lt;contributors&gt;&lt;authors&gt;&lt;author&gt;Saha, Dipankar&lt;/author&gt;&lt;author&gt;Bhardwaj, Ayush&lt;/author&gt;&lt;author&gt;Wang, Jiacheng&lt;/author&gt;&lt;author&gt;Pande, Varun&lt;/author&gt;&lt;author&gt;Hengstebeck, Robert&lt;/author&gt;&lt;author&gt;Bai, Peng&lt;/author&gt;&lt;author&gt;Watkins, James J.&lt;/author&gt;&lt;/authors&gt;&lt;/contributors&gt;&lt;titles&gt;&lt;title&gt;Probing Electrocatalytic Synergy in Graphene/MoS2/Nickel Networks for Water Splitting through a Combined Experimental and Theoretical Lens&lt;/title&gt;&lt;secondary-title&gt;ACS Applied Materials &amp;amp; Interfaces&lt;/secondary-title&gt;&lt;/titles&gt;&lt;periodical&gt;&lt;full-title&gt;ACS Applied Materials &amp;amp; Interfaces&lt;/full-title&gt;&lt;/periodical&gt;&lt;pages&gt;42254-42269&lt;/pages&gt;&lt;volume&gt;16&lt;/volume&gt;&lt;number&gt;32&lt;/number&gt;&lt;dates&gt;&lt;year&gt;2024&lt;/year&gt;&lt;pub-dates&gt;&lt;date&gt;2024/08/14&lt;/date&gt;&lt;/pub-dates&gt;&lt;/dates&gt;&lt;publisher&gt;American Chemical Society&lt;/publisher&gt;&lt;isbn&gt;1944-8244&lt;/isbn&gt;&lt;urls&gt;&lt;related-urls&gt;&lt;url&gt;https://doi.org/10.1021/acsami.4c08869&lt;/url&gt;&lt;/related-urls&gt;&lt;/urls&gt;&lt;electronic-resource-num&gt;10.1021/acsami.4c08869&lt;/electronic-resource-num&gt;&lt;/record&gt;&lt;/Cite&gt;&lt;/EndNote&gt;</w:instrText>
        </w:r>
        <w:r w:rsidR="009C3555">
          <w:rPr>
            <w:rFonts w:ascii="Times New Roman" w:hAnsi="Times New Roman" w:cs="Times New Roman"/>
          </w:rPr>
          <w:fldChar w:fldCharType="separate"/>
        </w:r>
        <w:r w:rsidR="009C3555" w:rsidRPr="00567D91">
          <w:rPr>
            <w:rFonts w:ascii="Times New Roman" w:hAnsi="Times New Roman" w:cs="Times New Roman"/>
            <w:noProof/>
            <w:vertAlign w:val="superscript"/>
          </w:rPr>
          <w:t>19</w:t>
        </w:r>
        <w:r w:rsidR="009C3555">
          <w:rPr>
            <w:rFonts w:ascii="Times New Roman" w:hAnsi="Times New Roman" w:cs="Times New Roman"/>
          </w:rPr>
          <w:fldChar w:fldCharType="end"/>
        </w:r>
      </w:hyperlink>
      <w:r w:rsidR="004F54A3" w:rsidRPr="004F54A3">
        <w:rPr>
          <w:rFonts w:ascii="Times New Roman" w:hAnsi="Times New Roman" w:cs="Times New Roman"/>
        </w:rPr>
        <w:t xml:space="preserve"> mesoporous carbon films can be formed within seconds. A critical advantage of this method is its flexibility: metals, including Mo, can be incorporated in various sizes, enabling the formation of single atoms, sub-nanometer clusters, or nanoparticles, with controlled coordination environments. This capability directly addresses a major limitation of prior Mo-based catalysts by providing well-dispersed, structurally defined active sites that are fully electrochemically accessible.</w:t>
      </w:r>
      <w:r w:rsidR="0005299E">
        <w:rPr>
          <w:rFonts w:ascii="Times New Roman" w:hAnsi="Times New Roman" w:cs="Times New Roman"/>
        </w:rPr>
        <w:t xml:space="preserve"> </w:t>
      </w:r>
      <w:r w:rsidR="004F54A3" w:rsidRPr="004F54A3">
        <w:rPr>
          <w:rFonts w:ascii="Times New Roman" w:hAnsi="Times New Roman" w:cs="Times New Roman"/>
        </w:rPr>
        <w:t>To further tackle limitations associated with diffusion and device-level evaluation, we integrated these Mo</w:t>
      </w:r>
      <w:r w:rsidR="00026230">
        <w:rPr>
          <w:rFonts w:ascii="Times New Roman" w:hAnsi="Times New Roman" w:cs="Times New Roman"/>
        </w:rPr>
        <w:t>-</w:t>
      </w:r>
      <w:r w:rsidR="004F54A3" w:rsidRPr="004F54A3">
        <w:rPr>
          <w:rFonts w:ascii="Times New Roman" w:hAnsi="Times New Roman" w:cs="Times New Roman"/>
        </w:rPr>
        <w:t>C porous catalysts into an electrochemical flow cell equipped with a GDE. In this configuration, N</w:t>
      </w:r>
      <w:r w:rsidR="0005299E" w:rsidRPr="00851B41">
        <w:rPr>
          <w:rFonts w:ascii="Times New Roman" w:hAnsi="Times New Roman" w:cs="Times New Roman"/>
          <w:vertAlign w:val="subscript"/>
        </w:rPr>
        <w:t>2</w:t>
      </w:r>
      <w:r w:rsidR="004F54A3" w:rsidRPr="004F54A3">
        <w:rPr>
          <w:rFonts w:ascii="Times New Roman" w:hAnsi="Times New Roman" w:cs="Times New Roman"/>
        </w:rPr>
        <w:t xml:space="preserve"> is delivered directly to the catalyst, stabilizing the triple-phase boundary and minimizing mass-transport limitations, which enables continuous operation under high-current-density conditions. By combining advanced catalyst design with optimized device architecture, this platform provides a realistic assessment of intrinsic catalytic activity and a route toward practical </w:t>
      </w:r>
      <w:proofErr w:type="spellStart"/>
      <w:r w:rsidR="004F54A3" w:rsidRPr="004F54A3">
        <w:rPr>
          <w:rFonts w:ascii="Times New Roman" w:hAnsi="Times New Roman" w:cs="Times New Roman"/>
        </w:rPr>
        <w:t>eNRR</w:t>
      </w:r>
      <w:proofErr w:type="spellEnd"/>
      <w:r w:rsidR="004F54A3" w:rsidRPr="004F54A3">
        <w:rPr>
          <w:rFonts w:ascii="Times New Roman" w:hAnsi="Times New Roman" w:cs="Times New Roman"/>
        </w:rPr>
        <w:t xml:space="preserve"> implementation.</w:t>
      </w:r>
    </w:p>
    <w:p w14:paraId="3887F46F" w14:textId="3215501C" w:rsidR="00F074BB" w:rsidRDefault="00BD42AC" w:rsidP="00226B99">
      <w:pPr>
        <w:spacing w:line="360" w:lineRule="auto"/>
        <w:ind w:firstLine="360"/>
        <w:jc w:val="both"/>
        <w:rPr>
          <w:rFonts w:ascii="Times New Roman" w:hAnsi="Times New Roman" w:cs="Times New Roman"/>
        </w:rPr>
      </w:pPr>
      <w:r w:rsidRPr="00BD42AC">
        <w:rPr>
          <w:rFonts w:ascii="Times New Roman" w:hAnsi="Times New Roman" w:cs="Times New Roman"/>
        </w:rPr>
        <w:t xml:space="preserve">In this work, </w:t>
      </w:r>
      <w:r w:rsidR="00041AFC">
        <w:rPr>
          <w:rFonts w:ascii="Times New Roman" w:hAnsi="Times New Roman" w:cs="Times New Roman"/>
        </w:rPr>
        <w:t>the</w:t>
      </w:r>
      <w:r w:rsidRPr="00BD42AC">
        <w:rPr>
          <w:rFonts w:ascii="Times New Roman" w:hAnsi="Times New Roman" w:cs="Times New Roman"/>
        </w:rPr>
        <w:t xml:space="preserve"> nitrogen-doped carbon catalysts </w:t>
      </w:r>
      <w:r w:rsidR="004F5370">
        <w:rPr>
          <w:rFonts w:ascii="Times New Roman" w:hAnsi="Times New Roman" w:cs="Times New Roman"/>
        </w:rPr>
        <w:t>are</w:t>
      </w:r>
      <w:r w:rsidR="00041AFC">
        <w:rPr>
          <w:rFonts w:ascii="Times New Roman" w:hAnsi="Times New Roman" w:cs="Times New Roman"/>
        </w:rPr>
        <w:t xml:space="preserve"> tailored with</w:t>
      </w:r>
      <w:r w:rsidRPr="00BD42AC">
        <w:rPr>
          <w:rFonts w:ascii="Times New Roman" w:hAnsi="Times New Roman" w:cs="Times New Roman"/>
        </w:rPr>
        <w:t xml:space="preserve"> pore size ranging from 10 to 56 nanometers, anchored with </w:t>
      </w:r>
      <w:r w:rsidR="006B1E5A">
        <w:rPr>
          <w:rFonts w:ascii="Times New Roman" w:hAnsi="Times New Roman" w:cs="Times New Roman"/>
        </w:rPr>
        <w:t>Mo</w:t>
      </w:r>
      <w:r w:rsidR="006B1E5A" w:rsidRPr="00BD42AC">
        <w:rPr>
          <w:rFonts w:ascii="Times New Roman" w:hAnsi="Times New Roman" w:cs="Times New Roman"/>
        </w:rPr>
        <w:t xml:space="preserve"> </w:t>
      </w:r>
      <w:r w:rsidRPr="00BD42AC">
        <w:rPr>
          <w:rFonts w:ascii="Times New Roman" w:hAnsi="Times New Roman" w:cs="Times New Roman"/>
        </w:rPr>
        <w:t xml:space="preserve">single </w:t>
      </w:r>
      <w:r w:rsidR="006B1E5A">
        <w:rPr>
          <w:rFonts w:ascii="Times New Roman" w:hAnsi="Times New Roman" w:cs="Times New Roman"/>
        </w:rPr>
        <w:t xml:space="preserve">metal </w:t>
      </w:r>
      <w:r w:rsidRPr="00BD42AC">
        <w:rPr>
          <w:rFonts w:ascii="Times New Roman" w:hAnsi="Times New Roman" w:cs="Times New Roman"/>
        </w:rPr>
        <w:t xml:space="preserve">atoms and </w:t>
      </w:r>
      <w:r w:rsidR="006B1E5A">
        <w:rPr>
          <w:rFonts w:ascii="Times New Roman" w:hAnsi="Times New Roman" w:cs="Times New Roman"/>
        </w:rPr>
        <w:t xml:space="preserve">small </w:t>
      </w:r>
      <w:r w:rsidR="008A672D">
        <w:rPr>
          <w:rFonts w:ascii="Times New Roman" w:hAnsi="Times New Roman" w:cs="Times New Roman"/>
        </w:rPr>
        <w:t>nanoparticles</w:t>
      </w:r>
      <w:r w:rsidRPr="00BD42AC">
        <w:rPr>
          <w:rFonts w:ascii="Times New Roman" w:hAnsi="Times New Roman" w:cs="Times New Roman"/>
        </w:rPr>
        <w:t xml:space="preserve">. This approach overcomes limitations related to uncontrolled metal dispersion and poorly defined coordination environments while enhancing mass transport. The combination of </w:t>
      </w:r>
      <w:r w:rsidR="00AE072D">
        <w:rPr>
          <w:rFonts w:ascii="Times New Roman" w:hAnsi="Times New Roman" w:cs="Times New Roman"/>
        </w:rPr>
        <w:t xml:space="preserve">BBCP </w:t>
      </w:r>
      <w:r w:rsidRPr="00BD42AC">
        <w:rPr>
          <w:rFonts w:ascii="Times New Roman" w:hAnsi="Times New Roman" w:cs="Times New Roman"/>
        </w:rPr>
        <w:t xml:space="preserve">templates and ultrafast photothermal pyrolysis enables precise control over pore architecture, high molybdenum dispersion, and maximized active-site exposure, ensuring full utilization of intrinsic catalytic activity. </w:t>
      </w:r>
      <w:r w:rsidR="00AE072D" w:rsidRPr="00AE072D">
        <w:rPr>
          <w:rFonts w:ascii="Times New Roman" w:hAnsi="Times New Roman" w:cs="Times New Roman"/>
        </w:rPr>
        <w:t>Characterization using X-ray absorption near-edge structure</w:t>
      </w:r>
      <w:r w:rsidR="00AE072D">
        <w:rPr>
          <w:rFonts w:ascii="Times New Roman" w:hAnsi="Times New Roman" w:cs="Times New Roman"/>
        </w:rPr>
        <w:t xml:space="preserve"> (XANES)</w:t>
      </w:r>
      <w:r w:rsidR="00AE072D" w:rsidRPr="00AE072D">
        <w:rPr>
          <w:rFonts w:ascii="Times New Roman" w:hAnsi="Times New Roman" w:cs="Times New Roman"/>
        </w:rPr>
        <w:t>, extended X-ray absorption fine structure</w:t>
      </w:r>
      <w:r w:rsidR="00AE072D">
        <w:rPr>
          <w:rFonts w:ascii="Times New Roman" w:hAnsi="Times New Roman" w:cs="Times New Roman"/>
        </w:rPr>
        <w:t xml:space="preserve"> (EXAFS)</w:t>
      </w:r>
      <w:r w:rsidR="00AE072D" w:rsidRPr="00AE072D">
        <w:rPr>
          <w:rFonts w:ascii="Times New Roman" w:hAnsi="Times New Roman" w:cs="Times New Roman"/>
        </w:rPr>
        <w:t>, and X-ray photoelectron spectroscopy</w:t>
      </w:r>
      <w:r w:rsidR="00AE072D">
        <w:rPr>
          <w:rFonts w:ascii="Times New Roman" w:hAnsi="Times New Roman" w:cs="Times New Roman"/>
        </w:rPr>
        <w:t xml:space="preserve"> (XPS)</w:t>
      </w:r>
      <w:r w:rsidR="00AE072D" w:rsidRPr="00AE072D">
        <w:rPr>
          <w:rFonts w:ascii="Times New Roman" w:hAnsi="Times New Roman" w:cs="Times New Roman"/>
        </w:rPr>
        <w:t xml:space="preserve"> </w:t>
      </w:r>
      <w:r w:rsidR="00041AFC" w:rsidRPr="00AE072D">
        <w:rPr>
          <w:rFonts w:ascii="Times New Roman" w:hAnsi="Times New Roman" w:cs="Times New Roman"/>
        </w:rPr>
        <w:t>provide</w:t>
      </w:r>
      <w:r w:rsidR="004F5370">
        <w:rPr>
          <w:rFonts w:ascii="Times New Roman" w:hAnsi="Times New Roman" w:cs="Times New Roman"/>
        </w:rPr>
        <w:t>s</w:t>
      </w:r>
      <w:r w:rsidR="00AE072D" w:rsidRPr="00AE072D">
        <w:rPr>
          <w:rFonts w:ascii="Times New Roman" w:hAnsi="Times New Roman" w:cs="Times New Roman"/>
        </w:rPr>
        <w:t xml:space="preserve"> detailed insights into the chemical states and local coordination environment of molybdenum with nitrogen and oxygen, revealing how the arrangement and interaction of metal atoms are established and stabilized during the synthesis process</w:t>
      </w:r>
      <w:r w:rsidRPr="00BD42AC">
        <w:rPr>
          <w:rFonts w:ascii="Times New Roman" w:hAnsi="Times New Roman" w:cs="Times New Roman"/>
        </w:rPr>
        <w:t xml:space="preserve">. Building on this materials platform, the catalysts are </w:t>
      </w:r>
      <w:r w:rsidRPr="00BD42AC">
        <w:rPr>
          <w:rFonts w:ascii="Times New Roman" w:hAnsi="Times New Roman" w:cs="Times New Roman"/>
        </w:rPr>
        <w:lastRenderedPageBreak/>
        <w:t xml:space="preserve">integrated into a </w:t>
      </w:r>
      <w:r w:rsidR="004A1198">
        <w:rPr>
          <w:rFonts w:ascii="Times New Roman" w:hAnsi="Times New Roman" w:cs="Times New Roman"/>
        </w:rPr>
        <w:t>GDE</w:t>
      </w:r>
      <w:r w:rsidRPr="00BD42AC">
        <w:rPr>
          <w:rFonts w:ascii="Times New Roman" w:hAnsi="Times New Roman" w:cs="Times New Roman"/>
        </w:rPr>
        <w:t xml:space="preserve"> flow cell, which enhances nitrogen delivery, stabilizes the triple-phase boundary, and </w:t>
      </w:r>
      <w:r w:rsidR="00041AFC">
        <w:rPr>
          <w:rFonts w:ascii="Times New Roman" w:hAnsi="Times New Roman" w:cs="Times New Roman"/>
        </w:rPr>
        <w:t xml:space="preserve">mitigates </w:t>
      </w:r>
      <w:r w:rsidRPr="00BD42AC">
        <w:rPr>
          <w:rFonts w:ascii="Times New Roman" w:hAnsi="Times New Roman" w:cs="Times New Roman"/>
        </w:rPr>
        <w:t xml:space="preserve">the low solubility of nitrogen in aqueous electrolytes, which is critical for achieving high reaction rates. The flow-cell design also supports continuous operation at high current densities and facilitates scalable ammonia production, while the use of solid polymer electrolytes simplifies device architecture and improves experimental reliability. To understand the relationships between catalyst structure and performance, we combine systematic electrochemical testing with machine learning-assisted analysis to identify the parameters that strongly influence Faradaic efficiency and ammonia yield, establishing quantitative correlations between structure, function, and device performance. </w:t>
      </w:r>
      <w:r w:rsidR="001F3813" w:rsidRPr="001F3813">
        <w:rPr>
          <w:rFonts w:ascii="Times New Roman" w:hAnsi="Times New Roman" w:cs="Times New Roman"/>
        </w:rPr>
        <w:t>By addressing fundamental limitations in catalyst design, device architecture, and reaction mechanisms, this work establishes a generalizable framework for efficient ambient ammonia synthesis and the rational development of next-generation nitrogen reduction systems.</w:t>
      </w:r>
    </w:p>
    <w:p w14:paraId="492B19B0" w14:textId="77777777" w:rsidR="00A14F59" w:rsidRDefault="00A14F59" w:rsidP="00226B99">
      <w:pPr>
        <w:spacing w:line="360" w:lineRule="auto"/>
        <w:ind w:firstLine="360"/>
        <w:jc w:val="both"/>
        <w:rPr>
          <w:rFonts w:ascii="Times New Roman" w:hAnsi="Times New Roman" w:cs="Times New Roman"/>
        </w:rPr>
      </w:pPr>
    </w:p>
    <w:p w14:paraId="6CC2275B" w14:textId="5CA2C418" w:rsidR="00A14F59" w:rsidRPr="00A14F59" w:rsidRDefault="00A14F59" w:rsidP="00A14F59">
      <w:pPr>
        <w:spacing w:line="360" w:lineRule="auto"/>
        <w:jc w:val="both"/>
        <w:rPr>
          <w:rFonts w:ascii="Times New Roman" w:hAnsi="Times New Roman" w:cs="Times New Roman"/>
          <w:b/>
          <w:bCs/>
          <w:sz w:val="28"/>
          <w:szCs w:val="28"/>
        </w:rPr>
      </w:pPr>
      <w:r w:rsidRPr="00B23A3F">
        <w:rPr>
          <w:rFonts w:ascii="Times New Roman" w:hAnsi="Times New Roman" w:cs="Times New Roman"/>
          <w:b/>
          <w:bCs/>
          <w:sz w:val="28"/>
          <w:szCs w:val="28"/>
        </w:rPr>
        <w:t xml:space="preserve">EXPERIMENTAL </w:t>
      </w:r>
      <w:r>
        <w:rPr>
          <w:rFonts w:ascii="Times New Roman" w:hAnsi="Times New Roman" w:cs="Times New Roman"/>
          <w:b/>
          <w:bCs/>
          <w:sz w:val="28"/>
          <w:szCs w:val="28"/>
        </w:rPr>
        <w:t>S</w:t>
      </w:r>
      <w:r w:rsidRPr="00B23A3F">
        <w:rPr>
          <w:rFonts w:ascii="Times New Roman" w:hAnsi="Times New Roman" w:cs="Times New Roman"/>
          <w:b/>
          <w:bCs/>
          <w:sz w:val="28"/>
          <w:szCs w:val="28"/>
        </w:rPr>
        <w:t xml:space="preserve">ECTION </w:t>
      </w:r>
    </w:p>
    <w:p w14:paraId="6F6CB9F4" w14:textId="3BD86048" w:rsidR="00A14F59" w:rsidRPr="00A14F59" w:rsidRDefault="00A14F59" w:rsidP="00A14F59">
      <w:pPr>
        <w:spacing w:line="360" w:lineRule="auto"/>
        <w:jc w:val="both"/>
        <w:rPr>
          <w:rFonts w:ascii="Times New Roman" w:hAnsi="Times New Roman" w:cs="Times New Roman"/>
          <w:b/>
          <w:bCs/>
        </w:rPr>
      </w:pPr>
      <w:r>
        <w:rPr>
          <w:rFonts w:ascii="Times New Roman" w:hAnsi="Times New Roman" w:cs="Times New Roman"/>
          <w:b/>
          <w:bCs/>
        </w:rPr>
        <w:t>Materials</w:t>
      </w:r>
    </w:p>
    <w:p w14:paraId="3926B50F" w14:textId="77777777" w:rsidR="00A14F59" w:rsidRDefault="00A14F59" w:rsidP="00A14F59">
      <w:pPr>
        <w:spacing w:line="360" w:lineRule="auto"/>
        <w:jc w:val="both"/>
        <w:rPr>
          <w:rFonts w:ascii="Times New Roman" w:hAnsi="Times New Roman" w:cs="Times New Roman"/>
        </w:rPr>
      </w:pPr>
      <w:r w:rsidRPr="00CF21C6">
        <w:rPr>
          <w:rFonts w:ascii="Times New Roman" w:hAnsi="Times New Roman" w:cs="Times New Roman"/>
        </w:rPr>
        <w:t>All materials were used without further purification unless otherwise noted. The following compounds were obtained from Sigma-Aldrich: cis-5-norbornene-exo-2,3-dicarboxylic anhydride, N,N′-</w:t>
      </w:r>
      <w:proofErr w:type="spellStart"/>
      <w:r w:rsidRPr="00CF21C6">
        <w:rPr>
          <w:rFonts w:ascii="Times New Roman" w:hAnsi="Times New Roman" w:cs="Times New Roman"/>
        </w:rPr>
        <w:t>dicyclohexylcarbodiimide</w:t>
      </w:r>
      <w:proofErr w:type="spellEnd"/>
      <w:r w:rsidRPr="00CF21C6">
        <w:rPr>
          <w:rFonts w:ascii="Times New Roman" w:hAnsi="Times New Roman" w:cs="Times New Roman"/>
        </w:rPr>
        <w:t xml:space="preserve"> (DCC, &gt;99%), dopamine hydrochloride, ammonium molybdate tetrahydrate, 4-dimethylaminopyridine</w:t>
      </w:r>
      <w:r>
        <w:rPr>
          <w:rFonts w:ascii="Times New Roman" w:hAnsi="Times New Roman" w:cs="Times New Roman"/>
        </w:rPr>
        <w:t xml:space="preserve"> </w:t>
      </w:r>
      <w:r>
        <w:rPr>
          <w:rFonts w:ascii="Times New Roman" w:hAnsi="Times New Roman" w:cs="Times New Roman" w:hint="eastAsia"/>
          <w:lang w:eastAsia="zh-CN"/>
        </w:rPr>
        <w:t>(</w:t>
      </w:r>
      <w:r w:rsidRPr="00CF21C6">
        <w:rPr>
          <w:rFonts w:ascii="Times New Roman" w:hAnsi="Times New Roman" w:cs="Times New Roman"/>
        </w:rPr>
        <w:t>DMAP, &gt;99%), and 5-norbornene-2-endo,3-exodicarboxylic acid (97%). Ethyl vinyl ether (&gt;99%), magnesium sulfate (</w:t>
      </w:r>
      <w:r w:rsidRPr="00CF21C6">
        <w:rPr>
          <w:rFonts w:ascii="Cambria Math" w:hAnsi="Cambria Math" w:cs="Cambria Math"/>
        </w:rPr>
        <w:t>∼</w:t>
      </w:r>
      <w:r w:rsidRPr="00CF21C6">
        <w:rPr>
          <w:rFonts w:ascii="Times New Roman" w:hAnsi="Times New Roman" w:cs="Times New Roman"/>
        </w:rPr>
        <w:t xml:space="preserve">99.5%), ammonia solution (28–30%), anhydrous dimethylformamide (DMF, </w:t>
      </w:r>
      <w:r w:rsidRPr="00CF21C6">
        <w:rPr>
          <w:rFonts w:ascii="Cambria Math" w:hAnsi="Cambria Math" w:cs="Cambria Math"/>
        </w:rPr>
        <w:t>∼</w:t>
      </w:r>
      <w:r w:rsidRPr="00CF21C6">
        <w:rPr>
          <w:rFonts w:ascii="Times New Roman" w:hAnsi="Times New Roman" w:cs="Times New Roman"/>
        </w:rPr>
        <w:t xml:space="preserve">99.8%), anhydrous dichloromethane (DCM, </w:t>
      </w:r>
      <w:r>
        <w:rPr>
          <w:rFonts w:ascii="Cambria Math" w:hAnsi="Cambria Math" w:cs="Cambria Math"/>
        </w:rPr>
        <w:t>~</w:t>
      </w:r>
      <w:r w:rsidRPr="00CF21C6">
        <w:rPr>
          <w:rFonts w:ascii="Times New Roman" w:hAnsi="Times New Roman" w:cs="Times New Roman"/>
        </w:rPr>
        <w:t>99.8%), and tetrahydrofuran (</w:t>
      </w:r>
      <w:r w:rsidRPr="00CF21C6">
        <w:rPr>
          <w:rFonts w:ascii="Cambria Math" w:hAnsi="Cambria Math" w:cs="Cambria Math"/>
        </w:rPr>
        <w:t>∼</w:t>
      </w:r>
      <w:r w:rsidRPr="00CF21C6">
        <w:rPr>
          <w:rFonts w:ascii="Times New Roman" w:hAnsi="Times New Roman" w:cs="Times New Roman"/>
        </w:rPr>
        <w:t>98%) were also sourced from Sigma-Aldrich. Poly(ethylene glycol) monomethyl ether poly(styrene) (</w:t>
      </w:r>
      <w:r w:rsidRPr="00CF21C6">
        <w:rPr>
          <w:rFonts w:ascii="Cambria Math" w:hAnsi="Cambria Math" w:cs="Cambria Math"/>
        </w:rPr>
        <w:t>∼</w:t>
      </w:r>
      <w:r w:rsidRPr="00CF21C6">
        <w:rPr>
          <w:rFonts w:ascii="Times New Roman" w:hAnsi="Times New Roman" w:cs="Times New Roman"/>
        </w:rPr>
        <w:t xml:space="preserve">99%, Mw </w:t>
      </w:r>
      <w:r>
        <w:rPr>
          <w:rFonts w:ascii="Times New Roman" w:hAnsi="Times New Roman" w:cs="Times New Roman"/>
        </w:rPr>
        <w:t xml:space="preserve">= </w:t>
      </w:r>
      <w:r w:rsidRPr="00CF21C6">
        <w:rPr>
          <w:rFonts w:ascii="Times New Roman" w:hAnsi="Times New Roman" w:cs="Times New Roman"/>
        </w:rPr>
        <w:t xml:space="preserve">5 </w:t>
      </w:r>
      <w:proofErr w:type="spellStart"/>
      <w:r w:rsidRPr="00CF21C6">
        <w:rPr>
          <w:rFonts w:ascii="Times New Roman" w:hAnsi="Times New Roman" w:cs="Times New Roman"/>
        </w:rPr>
        <w:t>kg</w:t>
      </w:r>
      <w:r>
        <w:rPr>
          <w:rFonts w:ascii="Times New Roman" w:hAnsi="Times New Roman" w:cs="Times New Roman"/>
        </w:rPr>
        <w:t>∙</w:t>
      </w:r>
      <w:r w:rsidRPr="00CF21C6">
        <w:rPr>
          <w:rFonts w:ascii="Times New Roman" w:hAnsi="Times New Roman" w:cs="Times New Roman"/>
        </w:rPr>
        <w:t>mol</w:t>
      </w:r>
      <w:proofErr w:type="spellEnd"/>
      <w:r w:rsidRPr="00FC2643">
        <w:rPr>
          <w:rFonts w:ascii="Times New Roman" w:hAnsi="Times New Roman" w:cs="Times New Roman"/>
          <w:vertAlign w:val="superscript"/>
        </w:rPr>
        <w:t>–1</w:t>
      </w:r>
      <w:r w:rsidRPr="00CF21C6">
        <w:rPr>
          <w:rFonts w:ascii="Times New Roman" w:hAnsi="Times New Roman" w:cs="Times New Roman"/>
        </w:rPr>
        <w:t xml:space="preserve">) and poly(styrene)-b-poly(ethylene oxide) were provided by Polymer Source. Anhydrous ethanol was acquired from Fisher Scientific. Third-generation Grubb’s catalyst (G3) was synthesized following established procedures. Silicon wafers were purchased from University Wafer, Inc. (Boston, MA, USA). Ultrapure type I water (18.2 </w:t>
      </w:r>
      <w:proofErr w:type="spellStart"/>
      <w:r w:rsidRPr="00CF21C6">
        <w:rPr>
          <w:rFonts w:ascii="Times New Roman" w:hAnsi="Times New Roman" w:cs="Times New Roman"/>
        </w:rPr>
        <w:t>MΩ·cm</w:t>
      </w:r>
      <w:proofErr w:type="spellEnd"/>
      <w:r w:rsidRPr="00CF21C6">
        <w:rPr>
          <w:rFonts w:ascii="Times New Roman" w:hAnsi="Times New Roman" w:cs="Times New Roman"/>
        </w:rPr>
        <w:t>) was used for all experiments.</w:t>
      </w:r>
    </w:p>
    <w:p w14:paraId="7B081549" w14:textId="104C3BBF"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Synthesis of Polystyrene-block-Poly(ethylene oxide) Bottlebrush Block Copolymers (PS-b-PEO BBCP)</w:t>
      </w:r>
    </w:p>
    <w:p w14:paraId="00259998" w14:textId="77777777" w:rsidR="00A14F59" w:rsidRPr="00EC74D4" w:rsidRDefault="00A14F59" w:rsidP="00A14F59">
      <w:pPr>
        <w:spacing w:line="360" w:lineRule="auto"/>
        <w:jc w:val="both"/>
        <w:rPr>
          <w:rFonts w:ascii="Times New Roman" w:hAnsi="Times New Roman" w:cs="Times New Roman"/>
        </w:rPr>
      </w:pPr>
      <w:r w:rsidRPr="00EC74D4">
        <w:rPr>
          <w:rFonts w:ascii="Times New Roman" w:hAnsi="Times New Roman" w:cs="Times New Roman"/>
        </w:rPr>
        <w:t>Norbornene-capped polystyrene (PS-NB, Mw =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and polyethylene oxide (PEO-NB, Mw =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xml:space="preserve">) macromonomers were synthesized following a previously reported method. To </w:t>
      </w:r>
      <w:r w:rsidRPr="00EC74D4">
        <w:rPr>
          <w:rFonts w:ascii="Times New Roman" w:hAnsi="Times New Roman" w:cs="Times New Roman"/>
        </w:rPr>
        <w:lastRenderedPageBreak/>
        <w:t>prepare the PS-NB macromonomer, 2 g of hydroxyl-terminated polystyrene (PS-OH), 0.27 g of exo-5-norbornenecarboxylic acid, 0.31 g of N,N′-</w:t>
      </w:r>
      <w:proofErr w:type="spellStart"/>
      <w:r w:rsidRPr="00EC74D4">
        <w:rPr>
          <w:rFonts w:ascii="Times New Roman" w:hAnsi="Times New Roman" w:cs="Times New Roman"/>
        </w:rPr>
        <w:t>dicyclohexylcarbodiimide</w:t>
      </w:r>
      <w:proofErr w:type="spellEnd"/>
      <w:r w:rsidRPr="00EC74D4">
        <w:rPr>
          <w:rFonts w:ascii="Times New Roman" w:hAnsi="Times New Roman" w:cs="Times New Roman"/>
        </w:rPr>
        <w:t xml:space="preserve"> (DCC), and 0.03 g of 4-dimethylaminopyridine (DMAP) were added to a dry flask containing 50 mL of anhydrous dichloromethane (DCM). The reaction was conducted at room temperature for 3 days.</w:t>
      </w:r>
      <w:r>
        <w:rPr>
          <w:rFonts w:ascii="Times New Roman" w:hAnsi="Times New Roman" w:cs="Times New Roman"/>
        </w:rPr>
        <w:t xml:space="preserve"> </w:t>
      </w:r>
      <w:r w:rsidRPr="00EC74D4">
        <w:rPr>
          <w:rFonts w:ascii="Times New Roman" w:hAnsi="Times New Roman" w:cs="Times New Roman"/>
        </w:rPr>
        <w:t>Upon completion, the product was concentrated using rotary evaporation to remove excess solvent. The resulting mixture was transferred to an extraction funnel with 150 mL of 1 M HCl and NaOH solution, and the bottom layer was collected after three extractions, followed by a rinse with brine. Magnesium sulfate was added to the solution, stirred for 15 minutes, and filtered. The solid byproduct was discarded, and any remaining solvent was removed by rotary evaporation, yielding a viscous solution. This viscous solution was then precipitated dropwise into chilled methanol, resulting in the formation of norbornene-terminated polystyrene (PS-NB), confirmed to have a molecular weight of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xml:space="preserve"> by GPC. The PEO-NB was synthesized using a similar method and was purified with cold ether.</w:t>
      </w:r>
    </w:p>
    <w:p w14:paraId="3D820A4D" w14:textId="77777777" w:rsidR="00A14F59" w:rsidRPr="00EC74D4" w:rsidRDefault="00A14F59" w:rsidP="00A14F59">
      <w:pPr>
        <w:spacing w:line="360" w:lineRule="auto"/>
        <w:ind w:firstLine="426"/>
        <w:jc w:val="both"/>
        <w:rPr>
          <w:rFonts w:ascii="Times New Roman" w:hAnsi="Times New Roman" w:cs="Times New Roman"/>
        </w:rPr>
      </w:pPr>
      <w:r w:rsidRPr="00EC74D4">
        <w:rPr>
          <w:rFonts w:ascii="Times New Roman" w:hAnsi="Times New Roman" w:cs="Times New Roman"/>
        </w:rPr>
        <w:t>For the subsequent polymerization, 400 mg of each synthesized macromonomer (PEO-NB and PS-NB) was placed in a reaction vial with DCM under an argon-filled glovebox. The concentrations of PS-NB and PEO-NB were set at 0.5 M and 0.13 M, respectively. The ring-opening metathesis polymerization (ROMP) was initiated with the PEO-NB block using a calculated amount of G3 catalyst for approximately 15 minutes. Following the completion of the PEO block, a solution of PS-NB was added to the reaction mixture. The mixture was allowed to react for an additional 2 hours to ensure complete polymerization, after which the reaction was terminated with 0.2 g of ethyl vinyl ether. The resulting ether-terminated mixture was dried overnight in a fume hood, yielding a light brownish solid as PS-</w:t>
      </w:r>
      <w:r w:rsidRPr="00EC74D4">
        <w:rPr>
          <w:rFonts w:ascii="Times New Roman" w:hAnsi="Times New Roman" w:cs="Times New Roman"/>
          <w:i/>
          <w:iCs/>
        </w:rPr>
        <w:t>b</w:t>
      </w:r>
      <w:r w:rsidRPr="00EC74D4">
        <w:rPr>
          <w:rFonts w:ascii="Times New Roman" w:hAnsi="Times New Roman" w:cs="Times New Roman"/>
        </w:rPr>
        <w:t>-PEO block copolymer, which was used without further purification.</w:t>
      </w:r>
    </w:p>
    <w:p w14:paraId="40D1FAA6" w14:textId="780031C8"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Preparation of Molybdenum-Nitrogen Bottlebrush Block Copolymer Precursors</w:t>
      </w:r>
    </w:p>
    <w:p w14:paraId="52898FE4" w14:textId="77777777" w:rsidR="00A14F59" w:rsidRDefault="00A14F59" w:rsidP="00A14F59">
      <w:pPr>
        <w:spacing w:line="360" w:lineRule="auto"/>
        <w:jc w:val="both"/>
        <w:rPr>
          <w:rFonts w:ascii="Times New Roman" w:hAnsi="Times New Roman" w:cs="Times New Roman"/>
        </w:rPr>
      </w:pPr>
      <w:r>
        <w:rPr>
          <w:rFonts w:ascii="Times New Roman" w:hAnsi="Times New Roman" w:cs="Times New Roman"/>
        </w:rPr>
        <w:t>S</w:t>
      </w:r>
      <w:r w:rsidRPr="00527C3D">
        <w:rPr>
          <w:rFonts w:ascii="Times New Roman" w:hAnsi="Times New Roman" w:cs="Times New Roman"/>
        </w:rPr>
        <w:t>ynthesized</w:t>
      </w:r>
      <w:r w:rsidRPr="00527C3D" w:rsidDel="00BC0842">
        <w:rPr>
          <w:rFonts w:ascii="Times New Roman" w:hAnsi="Times New Roman" w:cs="Times New Roman"/>
        </w:rPr>
        <w:t xml:space="preserve"> </w:t>
      </w:r>
      <w:r w:rsidRPr="00527C3D">
        <w:rPr>
          <w:rFonts w:ascii="Times New Roman" w:hAnsi="Times New Roman" w:cs="Times New Roman"/>
        </w:rPr>
        <w:t>PS-</w:t>
      </w:r>
      <w:r w:rsidRPr="00BB5612">
        <w:rPr>
          <w:rFonts w:ascii="Times New Roman" w:hAnsi="Times New Roman" w:cs="Times New Roman"/>
          <w:i/>
          <w:iCs/>
        </w:rPr>
        <w:t>b</w:t>
      </w:r>
      <w:r w:rsidRPr="00527C3D">
        <w:rPr>
          <w:rFonts w:ascii="Times New Roman" w:hAnsi="Times New Roman" w:cs="Times New Roman"/>
        </w:rPr>
        <w:t xml:space="preserve">-PEO BBCP </w:t>
      </w:r>
      <w:r>
        <w:rPr>
          <w:rFonts w:ascii="Times New Roman" w:hAnsi="Times New Roman" w:cs="Times New Roman"/>
        </w:rPr>
        <w:t>was</w:t>
      </w:r>
      <w:r w:rsidRPr="00527C3D">
        <w:rPr>
          <w:rFonts w:ascii="Times New Roman" w:hAnsi="Times New Roman" w:cs="Times New Roman"/>
        </w:rPr>
        <w:t xml:space="preserve"> utilized as </w:t>
      </w:r>
      <w:r>
        <w:rPr>
          <w:rFonts w:ascii="Times New Roman" w:hAnsi="Times New Roman" w:cs="Times New Roman"/>
        </w:rPr>
        <w:t>a template</w:t>
      </w:r>
      <w:r w:rsidRPr="00527C3D">
        <w:rPr>
          <w:rFonts w:ascii="Times New Roman" w:hAnsi="Times New Roman" w:cs="Times New Roman"/>
        </w:rPr>
        <w:t xml:space="preserve"> for creating porous carbon spheres, following procedures. </w:t>
      </w:r>
      <w:r w:rsidRPr="00350026">
        <w:rPr>
          <w:rFonts w:ascii="Times New Roman" w:hAnsi="Times New Roman" w:cs="Times New Roman"/>
        </w:rPr>
        <w:t>200 mg of dopamine was initially dissolved in an 8 mL mixed solution of ethanol and deionized water in a 4:1 ratio</w:t>
      </w:r>
      <w:r w:rsidRPr="00527C3D">
        <w:rPr>
          <w:rFonts w:ascii="Times New Roman" w:hAnsi="Times New Roman" w:cs="Times New Roman"/>
        </w:rPr>
        <w:t>. This solution was then added to 1 mL of tetrahydrofuran (THF) containing 30 mg of PS-</w:t>
      </w:r>
      <w:r w:rsidRPr="00BB5612">
        <w:rPr>
          <w:rFonts w:ascii="Times New Roman" w:hAnsi="Times New Roman" w:cs="Times New Roman"/>
          <w:i/>
          <w:iCs/>
        </w:rPr>
        <w:t>b</w:t>
      </w:r>
      <w:r w:rsidRPr="00527C3D">
        <w:rPr>
          <w:rFonts w:ascii="Times New Roman" w:hAnsi="Times New Roman" w:cs="Times New Roman"/>
        </w:rPr>
        <w:t>-PEO BBCP</w:t>
      </w:r>
      <w:r>
        <w:rPr>
          <w:rFonts w:ascii="Times New Roman" w:hAnsi="Times New Roman" w:cs="Times New Roman"/>
        </w:rPr>
        <w:t xml:space="preserve"> </w:t>
      </w:r>
      <w:r w:rsidRPr="00527C3D">
        <w:rPr>
          <w:rFonts w:ascii="Times New Roman" w:hAnsi="Times New Roman" w:cs="Times New Roman"/>
        </w:rPr>
        <w:t xml:space="preserve">and </w:t>
      </w:r>
      <w:r>
        <w:rPr>
          <w:rFonts w:ascii="Times New Roman" w:hAnsi="Times New Roman" w:cs="Times New Roman"/>
        </w:rPr>
        <w:t>molybdenum salt (depending on the weight percentage)</w:t>
      </w:r>
      <w:r w:rsidRPr="00527C3D">
        <w:rPr>
          <w:rFonts w:ascii="Times New Roman" w:hAnsi="Times New Roman" w:cs="Times New Roman"/>
        </w:rPr>
        <w:t xml:space="preserve"> while stirring gently at </w:t>
      </w:r>
      <w:r>
        <w:rPr>
          <w:rFonts w:ascii="Times New Roman" w:hAnsi="Times New Roman" w:cs="Times New Roman"/>
        </w:rPr>
        <w:t>9</w:t>
      </w:r>
      <w:r w:rsidRPr="00527C3D">
        <w:rPr>
          <w:rFonts w:ascii="Times New Roman" w:hAnsi="Times New Roman" w:cs="Times New Roman"/>
        </w:rPr>
        <w:t xml:space="preserve">00 rpm. After 1 hour, polymerization of the </w:t>
      </w:r>
      <w:r>
        <w:rPr>
          <w:rFonts w:ascii="Times New Roman" w:hAnsi="Times New Roman" w:cs="Times New Roman"/>
        </w:rPr>
        <w:t>dopamine</w:t>
      </w:r>
      <w:r w:rsidRPr="00527C3D">
        <w:rPr>
          <w:rFonts w:ascii="Times New Roman" w:hAnsi="Times New Roman" w:cs="Times New Roman"/>
        </w:rPr>
        <w:t xml:space="preserve"> was initiated by adding 500 </w:t>
      </w:r>
      <w:proofErr w:type="spellStart"/>
      <w:r w:rsidRPr="00527C3D">
        <w:rPr>
          <w:rFonts w:ascii="Times New Roman" w:hAnsi="Times New Roman" w:cs="Times New Roman"/>
        </w:rPr>
        <w:t>μL</w:t>
      </w:r>
      <w:proofErr w:type="spellEnd"/>
      <w:r w:rsidRPr="00527C3D">
        <w:rPr>
          <w:rFonts w:ascii="Times New Roman" w:hAnsi="Times New Roman" w:cs="Times New Roman"/>
        </w:rPr>
        <w:t xml:space="preserve"> of a</w:t>
      </w:r>
      <w:r>
        <w:rPr>
          <w:rFonts w:ascii="Times New Roman" w:hAnsi="Times New Roman" w:cs="Times New Roman"/>
        </w:rPr>
        <w:t>n</w:t>
      </w:r>
      <w:r w:rsidRPr="00527C3D">
        <w:rPr>
          <w:rFonts w:ascii="Times New Roman" w:hAnsi="Times New Roman" w:cs="Times New Roman"/>
        </w:rPr>
        <w:t xml:space="preserve"> ammonia</w:t>
      </w:r>
      <w:r>
        <w:rPr>
          <w:rFonts w:ascii="Times New Roman" w:hAnsi="Times New Roman" w:cs="Times New Roman"/>
        </w:rPr>
        <w:t>-</w:t>
      </w:r>
      <w:r w:rsidRPr="00527C3D">
        <w:rPr>
          <w:rFonts w:ascii="Times New Roman" w:hAnsi="Times New Roman" w:cs="Times New Roman"/>
        </w:rPr>
        <w:t xml:space="preserve">aqueous solution, which resulted in a noticeable color change. The reaction vial was sealed with a punctured parafilm and allowed to react </w:t>
      </w:r>
      <w:r>
        <w:rPr>
          <w:rFonts w:ascii="Times New Roman" w:hAnsi="Times New Roman" w:cs="Times New Roman"/>
        </w:rPr>
        <w:t>for at least</w:t>
      </w:r>
      <w:r w:rsidRPr="00527C3D">
        <w:rPr>
          <w:rFonts w:ascii="Times New Roman" w:hAnsi="Times New Roman" w:cs="Times New Roman"/>
        </w:rPr>
        <w:t xml:space="preserve"> 48 </w:t>
      </w:r>
      <w:r w:rsidRPr="00527C3D">
        <w:rPr>
          <w:rFonts w:ascii="Times New Roman" w:hAnsi="Times New Roman" w:cs="Times New Roman"/>
        </w:rPr>
        <w:lastRenderedPageBreak/>
        <w:t>hours.</w:t>
      </w:r>
      <w:r>
        <w:rPr>
          <w:rFonts w:ascii="Times New Roman" w:hAnsi="Times New Roman" w:cs="Times New Roman"/>
        </w:rPr>
        <w:t xml:space="preserve"> </w:t>
      </w:r>
      <w:r w:rsidRPr="00527C3D">
        <w:rPr>
          <w:rFonts w:ascii="Times New Roman" w:hAnsi="Times New Roman" w:cs="Times New Roman"/>
        </w:rPr>
        <w:t xml:space="preserve">Following the reaction, the mixture was centrifuged </w:t>
      </w:r>
      <w:r>
        <w:rPr>
          <w:rFonts w:ascii="Times New Roman" w:hAnsi="Times New Roman" w:cs="Times New Roman"/>
        </w:rPr>
        <w:t xml:space="preserve">at 8000 rpm for 10 minutes </w:t>
      </w:r>
      <w:r w:rsidRPr="00527C3D">
        <w:rPr>
          <w:rFonts w:ascii="Times New Roman" w:hAnsi="Times New Roman" w:cs="Times New Roman"/>
        </w:rPr>
        <w:t xml:space="preserve">and rinsed </w:t>
      </w:r>
      <w:r>
        <w:rPr>
          <w:rFonts w:ascii="Times New Roman" w:hAnsi="Times New Roman" w:cs="Times New Roman"/>
        </w:rPr>
        <w:t xml:space="preserve">at least </w:t>
      </w:r>
      <w:r w:rsidRPr="00527C3D">
        <w:rPr>
          <w:rFonts w:ascii="Times New Roman" w:hAnsi="Times New Roman" w:cs="Times New Roman"/>
        </w:rPr>
        <w:t xml:space="preserve">five times with a mixed solvent solution to isolate the composite. </w:t>
      </w:r>
      <w:r w:rsidRPr="008D1E84">
        <w:rPr>
          <w:rFonts w:ascii="Times New Roman" w:hAnsi="Times New Roman" w:cs="Times New Roman"/>
        </w:rPr>
        <w:t>The resulting product was spread evenly over a silicon wafer and left to dry overnight at room temperature, forming a thin film that was then prepared for carbonization.</w:t>
      </w:r>
    </w:p>
    <w:p w14:paraId="0261F2A7" w14:textId="34DDE795"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 xml:space="preserve">Preparation of Porous Mo-N-C Material </w:t>
      </w:r>
    </w:p>
    <w:p w14:paraId="02A69576" w14:textId="77777777" w:rsidR="00A14F59" w:rsidRDefault="00A14F59" w:rsidP="00A14F59">
      <w:pPr>
        <w:spacing w:line="360" w:lineRule="auto"/>
        <w:jc w:val="both"/>
        <w:rPr>
          <w:rFonts w:ascii="Times New Roman" w:hAnsi="Times New Roman" w:cs="Times New Roman"/>
        </w:rPr>
      </w:pPr>
      <w:r w:rsidRPr="00D17A66">
        <w:rPr>
          <w:rFonts w:ascii="Times New Roman" w:hAnsi="Times New Roman" w:cs="Times New Roman"/>
        </w:rPr>
        <w:t xml:space="preserve">The thin film on the silicon wafer was subjected to photothermal pyrolysis using </w:t>
      </w:r>
      <w:r>
        <w:rPr>
          <w:rFonts w:ascii="Times New Roman" w:hAnsi="Times New Roman" w:cs="Times New Roman"/>
        </w:rPr>
        <w:t xml:space="preserve">a </w:t>
      </w:r>
      <w:proofErr w:type="spellStart"/>
      <w:r w:rsidRPr="00D17A66">
        <w:rPr>
          <w:rFonts w:ascii="Times New Roman" w:hAnsi="Times New Roman" w:cs="Times New Roman"/>
        </w:rPr>
        <w:t>Novacentric</w:t>
      </w:r>
      <w:proofErr w:type="spellEnd"/>
      <w:r w:rsidRPr="00D17A66">
        <w:rPr>
          <w:rFonts w:ascii="Times New Roman" w:hAnsi="Times New Roman" w:cs="Times New Roman"/>
        </w:rPr>
        <w:t xml:space="preserve"> Pulse Forge 1300 xenon flash lamp system (Austin, Texas) under ambient conditions. </w:t>
      </w:r>
      <w:r>
        <w:rPr>
          <w:rFonts w:ascii="Times New Roman" w:hAnsi="Times New Roman" w:cs="Times New Roman"/>
        </w:rPr>
        <w:t>The s</w:t>
      </w:r>
      <w:r w:rsidRPr="00D17A66">
        <w:rPr>
          <w:rFonts w:ascii="Times New Roman" w:hAnsi="Times New Roman" w:cs="Times New Roman"/>
        </w:rPr>
        <w:t xml:space="preserve">ample </w:t>
      </w:r>
      <w:r>
        <w:rPr>
          <w:rFonts w:ascii="Times New Roman" w:hAnsi="Times New Roman" w:cs="Times New Roman"/>
        </w:rPr>
        <w:t xml:space="preserve">was </w:t>
      </w:r>
      <w:r w:rsidRPr="00D17A66">
        <w:rPr>
          <w:rFonts w:ascii="Times New Roman" w:hAnsi="Times New Roman" w:cs="Times New Roman"/>
        </w:rPr>
        <w:t xml:space="preserve">placed 10 mm from the lamp during processing. The film received 15 pulses </w:t>
      </w:r>
      <w:r>
        <w:rPr>
          <w:rFonts w:ascii="Times New Roman" w:hAnsi="Times New Roman" w:cs="Times New Roman"/>
        </w:rPr>
        <w:t>(energy was 2.61 J∙cm</w:t>
      </w:r>
      <w:r w:rsidRPr="00C62E55">
        <w:rPr>
          <w:rFonts w:ascii="Times New Roman" w:hAnsi="Times New Roman" w:cs="Times New Roman"/>
          <w:vertAlign w:val="superscript"/>
        </w:rPr>
        <w:t>-</w:t>
      </w:r>
      <w:r w:rsidRPr="004F13A6">
        <w:rPr>
          <w:rFonts w:ascii="Times New Roman" w:hAnsi="Times New Roman" w:cs="Times New Roman"/>
          <w:vertAlign w:val="superscript"/>
        </w:rPr>
        <w:t>2</w:t>
      </w:r>
      <w:r>
        <w:rPr>
          <w:rFonts w:ascii="Times New Roman" w:hAnsi="Times New Roman" w:cs="Times New Roman"/>
        </w:rPr>
        <w:t xml:space="preserve"> per pulse) </w:t>
      </w:r>
      <w:r w:rsidRPr="00D17A66">
        <w:rPr>
          <w:rFonts w:ascii="Times New Roman" w:hAnsi="Times New Roman" w:cs="Times New Roman"/>
        </w:rPr>
        <w:t xml:space="preserve">at a voltage of 500 V, with each pulse lasting 600 </w:t>
      </w:r>
      <w:proofErr w:type="spellStart"/>
      <w:r w:rsidRPr="00D17A66">
        <w:rPr>
          <w:rFonts w:ascii="Times New Roman" w:hAnsi="Times New Roman" w:cs="Times New Roman"/>
        </w:rPr>
        <w:t>μs</w:t>
      </w:r>
      <w:proofErr w:type="spellEnd"/>
      <w:r w:rsidRPr="00D17A66">
        <w:rPr>
          <w:rFonts w:ascii="Times New Roman" w:hAnsi="Times New Roman" w:cs="Times New Roman"/>
        </w:rPr>
        <w:t xml:space="preserve"> at a frequency of 1 Hz, effectively converting the </w:t>
      </w:r>
      <w:r>
        <w:rPr>
          <w:rFonts w:ascii="Times New Roman" w:hAnsi="Times New Roman" w:cs="Times New Roman"/>
        </w:rPr>
        <w:t>precursor</w:t>
      </w:r>
      <w:r w:rsidRPr="00D17A66">
        <w:rPr>
          <w:rFonts w:ascii="Times New Roman" w:hAnsi="Times New Roman" w:cs="Times New Roman"/>
        </w:rPr>
        <w:t xml:space="preserve"> into a </w:t>
      </w:r>
      <w:r>
        <w:rPr>
          <w:rFonts w:ascii="Times New Roman" w:hAnsi="Times New Roman" w:cs="Times New Roman"/>
        </w:rPr>
        <w:t xml:space="preserve">Mo-N doped </w:t>
      </w:r>
      <w:r w:rsidRPr="00D17A66">
        <w:rPr>
          <w:rFonts w:ascii="Times New Roman" w:hAnsi="Times New Roman" w:cs="Times New Roman"/>
        </w:rPr>
        <w:t>porous few-layer graphitic structure. The yield from this process was found to be 40%, as determined by mass measurements taken before and after the treatment.</w:t>
      </w:r>
      <w:r>
        <w:rPr>
          <w:rFonts w:ascii="Times New Roman" w:hAnsi="Times New Roman" w:cs="Times New Roman"/>
        </w:rPr>
        <w:t xml:space="preserve"> </w:t>
      </w:r>
    </w:p>
    <w:p w14:paraId="4BC08A77" w14:textId="46934F11"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Microscopy, Spectroscopy</w:t>
      </w:r>
      <w:r>
        <w:rPr>
          <w:rFonts w:ascii="Times New Roman" w:hAnsi="Times New Roman" w:cs="Times New Roman"/>
          <w:b/>
          <w:bCs/>
        </w:rPr>
        <w:t>,</w:t>
      </w:r>
      <w:r w:rsidRPr="00A14F59">
        <w:rPr>
          <w:rFonts w:ascii="Times New Roman" w:hAnsi="Times New Roman" w:cs="Times New Roman"/>
          <w:b/>
          <w:bCs/>
        </w:rPr>
        <w:t xml:space="preserve"> and Surface Area </w:t>
      </w:r>
    </w:p>
    <w:p w14:paraId="09F25B6D" w14:textId="2B916456" w:rsidR="00A14F59" w:rsidRDefault="00A14F59" w:rsidP="00A14F59">
      <w:pPr>
        <w:spacing w:line="360" w:lineRule="auto"/>
        <w:jc w:val="both"/>
        <w:rPr>
          <w:rFonts w:ascii="Times New Roman" w:hAnsi="Times New Roman" w:cs="Times New Roman"/>
          <w:lang w:val="en-IN"/>
        </w:rPr>
      </w:pPr>
      <w:r w:rsidRPr="001764C4">
        <w:rPr>
          <w:rFonts w:ascii="Times New Roman" w:hAnsi="Times New Roman" w:cs="Times New Roman"/>
        </w:rPr>
        <w:t xml:space="preserve">X-ray diffraction (XRD) measurements were conducted using a </w:t>
      </w:r>
      <w:proofErr w:type="spellStart"/>
      <w:r w:rsidRPr="001764C4">
        <w:rPr>
          <w:rFonts w:ascii="Times New Roman" w:hAnsi="Times New Roman" w:cs="Times New Roman"/>
        </w:rPr>
        <w:t>Panalytical</w:t>
      </w:r>
      <w:proofErr w:type="spellEnd"/>
      <w:r w:rsidRPr="001764C4">
        <w:rPr>
          <w:rFonts w:ascii="Times New Roman" w:hAnsi="Times New Roman" w:cs="Times New Roman"/>
        </w:rPr>
        <w:t xml:space="preserve"> X-ray diffractometer, which employed Cu Kα radiation (wavelength = 1.5418 Å).</w:t>
      </w:r>
      <w:r>
        <w:rPr>
          <w:rFonts w:ascii="Times New Roman" w:hAnsi="Times New Roman" w:cs="Times New Roman" w:hint="eastAsia"/>
          <w:lang w:eastAsia="zh-CN"/>
        </w:rPr>
        <w:t xml:space="preserve"> </w:t>
      </w:r>
      <w:r w:rsidRPr="00F64A3F">
        <w:rPr>
          <w:rFonts w:ascii="Times New Roman" w:hAnsi="Times New Roman" w:cs="Times New Roman"/>
        </w:rPr>
        <w:t>Micro-morphology and structure were analyzed using a field-emission scanning electron microscope (FE-SEM) (JEOL 7600F)</w:t>
      </w:r>
      <w:r>
        <w:rPr>
          <w:rFonts w:ascii="Times New Roman" w:hAnsi="Times New Roman" w:cs="Times New Roman"/>
        </w:rPr>
        <w:t xml:space="preserve">. </w:t>
      </w:r>
      <w:r w:rsidRPr="001764C4">
        <w:rPr>
          <w:rFonts w:ascii="Times New Roman" w:hAnsi="Times New Roman" w:cs="Times New Roman"/>
        </w:rPr>
        <w:t>HAADF-STEM images were acquired using a TFS Spectra Ultra, which is equipped with an ultra-high-resolution, double-corrected HRTEM/STEM system. The instrument was operated at 300 kV for imaging.</w:t>
      </w:r>
      <w:r>
        <w:rPr>
          <w:rFonts w:ascii="Times New Roman" w:hAnsi="Times New Roman" w:cs="Times New Roman" w:hint="eastAsia"/>
          <w:lang w:eastAsia="zh-CN"/>
        </w:rPr>
        <w:t xml:space="preserve"> </w:t>
      </w:r>
      <w:r w:rsidRPr="001764C4">
        <w:rPr>
          <w:rFonts w:ascii="Times New Roman" w:hAnsi="Times New Roman" w:cs="Times New Roman"/>
        </w:rPr>
        <w:t xml:space="preserve">Nitrogen adsorption/desorption measurements were performed on an Autosorb-1 system at 77 K, following degassing of the sample at 150 °C for 24 hours. The specific surface area was calculated using the </w:t>
      </w:r>
      <w:proofErr w:type="spellStart"/>
      <w:r w:rsidRPr="001764C4">
        <w:rPr>
          <w:rFonts w:ascii="Times New Roman" w:hAnsi="Times New Roman" w:cs="Times New Roman"/>
        </w:rPr>
        <w:t>Brunauer</w:t>
      </w:r>
      <w:proofErr w:type="spellEnd"/>
      <w:r w:rsidRPr="001764C4">
        <w:rPr>
          <w:rFonts w:ascii="Times New Roman" w:hAnsi="Times New Roman" w:cs="Times New Roman"/>
        </w:rPr>
        <w:t>–Emmett–Teller (BET) method, based on the relative pressure range of 0.1 to 0.2, with a positive C value used for the calculation. It should be noted that the N</w:t>
      </w:r>
      <w:r w:rsidRPr="001764C4">
        <w:rPr>
          <w:rFonts w:ascii="Times New Roman" w:hAnsi="Times New Roman" w:cs="Times New Roman"/>
          <w:vertAlign w:val="subscript"/>
        </w:rPr>
        <w:t>2</w:t>
      </w:r>
      <w:r w:rsidRPr="001764C4">
        <w:rPr>
          <w:rFonts w:ascii="Times New Roman" w:hAnsi="Times New Roman" w:cs="Times New Roman"/>
        </w:rPr>
        <w:t xml:space="preserve"> adsorption/desorption isotherm is not suitable for determining pore size distributions beyond the 20 nm range. To estimate the pore size distribution of the electrocatalyst, TEM imaging was employed, and the data were analyzed using ImageJ software.</w:t>
      </w:r>
      <w:r>
        <w:rPr>
          <w:rFonts w:ascii="Times New Roman" w:hAnsi="Times New Roman" w:cs="Times New Roman"/>
        </w:rPr>
        <w:t xml:space="preserve"> </w:t>
      </w:r>
      <w:r w:rsidRPr="001D3076">
        <w:rPr>
          <w:rFonts w:ascii="Times New Roman" w:hAnsi="Times New Roman" w:cs="Times New Roman"/>
        </w:rPr>
        <w:t xml:space="preserve">XPS </w:t>
      </w:r>
      <w:r>
        <w:rPr>
          <w:rFonts w:ascii="Times New Roman" w:hAnsi="Times New Roman" w:cs="Times New Roman"/>
        </w:rPr>
        <w:t>s</w:t>
      </w:r>
      <w:r w:rsidRPr="001D3076">
        <w:rPr>
          <w:rFonts w:ascii="Times New Roman" w:hAnsi="Times New Roman" w:cs="Times New Roman"/>
        </w:rPr>
        <w:t>ample powders were pressed into created cups using a zinc-plated stainless washer with a 3</w:t>
      </w:r>
      <w:r>
        <w:rPr>
          <w:rFonts w:ascii="Times New Roman" w:hAnsi="Times New Roman" w:cs="Times New Roman"/>
        </w:rPr>
        <w:t xml:space="preserve"> </w:t>
      </w:r>
      <w:r w:rsidRPr="001D3076">
        <w:rPr>
          <w:rFonts w:ascii="Times New Roman" w:hAnsi="Times New Roman" w:cs="Times New Roman"/>
        </w:rPr>
        <w:t xml:space="preserve">mm opening secured with 3MTM permanent double-sided tape.  A minimum amount of powder was used to fully cover the bottom of the created well and pressed down with clean weighing paper.  When performed correctly, a small layer of powder sticks to the weigh paper, leaving behind a powder surface that has not touched any other surface. XPS experiments were performed using a Physical Electronics </w:t>
      </w:r>
      <w:proofErr w:type="spellStart"/>
      <w:r w:rsidRPr="001D3076">
        <w:rPr>
          <w:rFonts w:ascii="Times New Roman" w:hAnsi="Times New Roman" w:cs="Times New Roman"/>
        </w:rPr>
        <w:t>VersaProbe</w:t>
      </w:r>
      <w:proofErr w:type="spellEnd"/>
      <w:r w:rsidRPr="001D3076">
        <w:rPr>
          <w:rFonts w:ascii="Times New Roman" w:hAnsi="Times New Roman" w:cs="Times New Roman"/>
        </w:rPr>
        <w:t xml:space="preserve"> III instrument equipped with a monochromatic Al kα x-ray source (</w:t>
      </w:r>
      <w:proofErr w:type="spellStart"/>
      <w:r w:rsidRPr="001D3076">
        <w:rPr>
          <w:rFonts w:ascii="Times New Roman" w:hAnsi="Times New Roman" w:cs="Times New Roman"/>
        </w:rPr>
        <w:t>hν</w:t>
      </w:r>
      <w:proofErr w:type="spellEnd"/>
      <w:r w:rsidRPr="001D3076">
        <w:rPr>
          <w:rFonts w:ascii="Times New Roman" w:hAnsi="Times New Roman" w:cs="Times New Roman"/>
        </w:rPr>
        <w:t xml:space="preserve"> = 1,486.6 eV) </w:t>
      </w:r>
      <w:r w:rsidRPr="001D3076">
        <w:rPr>
          <w:rFonts w:ascii="Times New Roman" w:hAnsi="Times New Roman" w:cs="Times New Roman"/>
        </w:rPr>
        <w:lastRenderedPageBreak/>
        <w:t>and a concentric hemispherical analyzer. Charge neutralization was performed using both low energy electrons (&lt;5 eV) and argon ions. The binding energy axis was calibrated using sputter cleaned Cu (Cu 2p</w:t>
      </w:r>
      <w:r w:rsidRPr="00C62E55">
        <w:rPr>
          <w:rFonts w:ascii="Times New Roman" w:hAnsi="Times New Roman" w:cs="Times New Roman"/>
          <w:vertAlign w:val="subscript"/>
        </w:rPr>
        <w:t>3/2</w:t>
      </w:r>
      <w:r w:rsidRPr="001D3076">
        <w:rPr>
          <w:rFonts w:ascii="Times New Roman" w:hAnsi="Times New Roman" w:cs="Times New Roman"/>
        </w:rPr>
        <w:t xml:space="preserve"> = 932.62 eV, Cu 3p</w:t>
      </w:r>
      <w:r w:rsidRPr="00C62E55">
        <w:rPr>
          <w:rFonts w:ascii="Times New Roman" w:hAnsi="Times New Roman" w:cs="Times New Roman"/>
          <w:vertAlign w:val="subscript"/>
        </w:rPr>
        <w:t>3/2</w:t>
      </w:r>
      <w:r w:rsidRPr="001D3076">
        <w:rPr>
          <w:rFonts w:ascii="Times New Roman" w:hAnsi="Times New Roman" w:cs="Times New Roman"/>
        </w:rPr>
        <w:t xml:space="preserve"> = 75.1 eV) and Au foils (Au 4f</w:t>
      </w:r>
      <w:r w:rsidRPr="00C62E55">
        <w:rPr>
          <w:rFonts w:ascii="Times New Roman" w:hAnsi="Times New Roman" w:cs="Times New Roman"/>
          <w:vertAlign w:val="subscript"/>
        </w:rPr>
        <w:t>7/2</w:t>
      </w:r>
      <w:r w:rsidRPr="001D3076">
        <w:rPr>
          <w:rFonts w:ascii="Times New Roman" w:hAnsi="Times New Roman" w:cs="Times New Roman"/>
        </w:rPr>
        <w:t xml:space="preserve"> = 83.96 eV). Peaks were charge referenced to sp</w:t>
      </w:r>
      <w:r w:rsidRPr="00A11DF1">
        <w:rPr>
          <w:rFonts w:ascii="Times New Roman" w:hAnsi="Times New Roman" w:cs="Times New Roman"/>
          <w:vertAlign w:val="superscript"/>
        </w:rPr>
        <w:t>2</w:t>
      </w:r>
      <w:r w:rsidRPr="001D3076">
        <w:rPr>
          <w:rFonts w:ascii="Times New Roman" w:hAnsi="Times New Roman" w:cs="Times New Roman"/>
        </w:rPr>
        <w:t xml:space="preserve"> C-</w:t>
      </w:r>
      <w:proofErr w:type="spellStart"/>
      <w:r w:rsidRPr="001D3076">
        <w:rPr>
          <w:rFonts w:ascii="Times New Roman" w:hAnsi="Times New Roman" w:cs="Times New Roman"/>
        </w:rPr>
        <w:t>Cx</w:t>
      </w:r>
      <w:proofErr w:type="spellEnd"/>
      <w:r w:rsidRPr="001D3076">
        <w:rPr>
          <w:rFonts w:ascii="Times New Roman" w:hAnsi="Times New Roman" w:cs="Times New Roman"/>
        </w:rPr>
        <w:t xml:space="preserve"> band in the Carbon 1s spectra at 284.5 eV for all samples. Measurements were made at a takeoff angle of 45° with respect to the sample surface plane. This resulted in a typical sampling depth of 3-6 nm (95% of the signal originated from this depth or shallower). Quantification was done using instrumental relative sensitivity factors (RSFs) that account for the x-ray cross section and inelastic mean free path of the electrons. The analysis size was ~200</w:t>
      </w:r>
      <w:r>
        <w:rPr>
          <w:rFonts w:ascii="Times New Roman" w:hAnsi="Times New Roman" w:cs="Times New Roman"/>
        </w:rPr>
        <w:t xml:space="preserve"> </w:t>
      </w:r>
      <w:r w:rsidRPr="001D3076">
        <w:rPr>
          <w:rFonts w:ascii="Times New Roman" w:hAnsi="Times New Roman" w:cs="Times New Roman"/>
        </w:rPr>
        <w:t>µm in diameter.</w:t>
      </w:r>
      <w:r>
        <w:rPr>
          <w:rFonts w:ascii="Times New Roman" w:hAnsi="Times New Roman" w:cs="Times New Roman"/>
        </w:rPr>
        <w:t xml:space="preserve"> </w:t>
      </w:r>
      <w:r w:rsidRPr="00EF44EA">
        <w:rPr>
          <w:rFonts w:ascii="Times New Roman" w:hAnsi="Times New Roman" w:cs="Times New Roman"/>
          <w:lang w:val="en-IN"/>
        </w:rPr>
        <w:t xml:space="preserve">The Mo K-edge X-ray absorption near-edge structure (XANES) and extended X-ray absorption fine structure (EXAFS) measurements were conducted at beamline TPS 44A at the Taiwan Photon Source, National Synchrotron Radiation Research </w:t>
      </w:r>
      <w:proofErr w:type="spellStart"/>
      <w:r w:rsidRPr="00EF44EA">
        <w:rPr>
          <w:rFonts w:ascii="Times New Roman" w:hAnsi="Times New Roman" w:cs="Times New Roman"/>
          <w:lang w:val="en-IN"/>
        </w:rPr>
        <w:t>Center</w:t>
      </w:r>
      <w:proofErr w:type="spellEnd"/>
      <w:r w:rsidRPr="00EF44EA">
        <w:rPr>
          <w:rFonts w:ascii="Times New Roman" w:hAnsi="Times New Roman" w:cs="Times New Roman"/>
          <w:lang w:val="en-IN"/>
        </w:rPr>
        <w:t xml:space="preserve"> (NSRRC). The beamline provides an energy resolving power of approximately 7,000. Data acquisition was performed is step</w:t>
      </w:r>
      <w:r w:rsidRPr="00EF44EA">
        <w:rPr>
          <w:rFonts w:ascii="Times New Roman" w:hAnsi="Times New Roman" w:cs="Times New Roman"/>
          <w:lang w:val="en-IN"/>
        </w:rPr>
        <w:noBreakHyphen/>
        <w:t>scan mode, and the spectra were recorded in fluorescence yield mode using a seven-channel silicon drift detector (SDD), which enhances signal collection and reliability. The data reduction and analysis were carried out using the Demeter software package, with Athena employed for data processing and Artemis for the structural fitting. The spectra were normalized, background-subtracted, and transformed into χ(k) space, with k</w:t>
      </w:r>
      <w:r w:rsidRPr="00EF44EA">
        <w:rPr>
          <w:rFonts w:ascii="Times New Roman" w:hAnsi="Times New Roman" w:cs="Times New Roman"/>
          <w:vertAlign w:val="superscript"/>
          <w:lang w:val="en-IN"/>
        </w:rPr>
        <w:t>3</w:t>
      </w:r>
      <w:r w:rsidRPr="00EF44EA">
        <w:rPr>
          <w:rFonts w:ascii="Times New Roman" w:hAnsi="Times New Roman" w:cs="Times New Roman"/>
          <w:lang w:val="en-IN"/>
        </w:rPr>
        <w:t>-weighting applied. The Fourier transforms were performed over a k-range of ~3–11 Å</w:t>
      </w:r>
      <w:r w:rsidRPr="00EF44EA">
        <w:rPr>
          <w:rFonts w:ascii="Times New Roman" w:hAnsi="Times New Roman" w:cs="Times New Roman"/>
          <w:vertAlign w:val="superscript"/>
          <w:lang w:val="en-IN"/>
        </w:rPr>
        <w:t>-1</w:t>
      </w:r>
      <w:r w:rsidRPr="00EF44EA">
        <w:rPr>
          <w:rFonts w:ascii="Times New Roman" w:hAnsi="Times New Roman" w:cs="Times New Roman"/>
          <w:lang w:val="en-IN"/>
        </w:rPr>
        <w:t xml:space="preserve"> to obtain the R-space. Structural parameters, including coordination numbers, interatomic distances, and Debye–Waller factors, were derived via nonlinear least-squares fitting using Artemis/FEFF theoretical modelling.</w:t>
      </w:r>
    </w:p>
    <w:p w14:paraId="2BB2AADC" w14:textId="77777777" w:rsidR="00A14F59" w:rsidRPr="00441121" w:rsidRDefault="00A14F59" w:rsidP="00A14F59">
      <w:pPr>
        <w:widowControl w:val="0"/>
        <w:spacing w:line="360" w:lineRule="auto"/>
        <w:jc w:val="both"/>
        <w:rPr>
          <w:rFonts w:ascii="Times New Roman" w:eastAsia="SimSun" w:hAnsi="Times New Roman" w:cs="Times New Roman"/>
          <w:kern w:val="0"/>
          <w:lang w:val="en-CA" w:eastAsia="zh-CN"/>
          <w14:ligatures w14:val="none"/>
        </w:rPr>
      </w:pPr>
      <w:r w:rsidRPr="00441121">
        <w:rPr>
          <w:rFonts w:ascii="Times New Roman" w:eastAsia="SimSun" w:hAnsi="Times New Roman" w:cs="Times New Roman"/>
          <w:kern w:val="0"/>
          <w:lang w:val="en-CA" w:eastAsia="zh-CN"/>
          <w14:ligatures w14:val="none"/>
        </w:rPr>
        <w:t>In situ electrochemical FTIR spectroscopic studies were conducted using an FTIR spectrometer (Nexus 8700) equipped with a liquid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-cooled HgCdTe (MCT) detector. A three-electrode cell with a </w:t>
      </w:r>
      <w:r w:rsidRPr="00441121">
        <w:rPr>
          <w:rFonts w:ascii="Times New Roman" w:eastAsia="SimSun" w:hAnsi="Times New Roman" w:cs="Times New Roman"/>
          <w:lang w:eastAsia="zh-CN"/>
          <w14:ligatures w14:val="none"/>
        </w:rPr>
        <w:t>Hg/</w:t>
      </w:r>
      <w:proofErr w:type="spellStart"/>
      <w:r w:rsidRPr="00441121">
        <w:rPr>
          <w:rFonts w:ascii="Times New Roman" w:eastAsia="SimSun" w:hAnsi="Times New Roman" w:cs="Times New Roman"/>
          <w:lang w:eastAsia="zh-CN"/>
          <w14:ligatures w14:val="none"/>
        </w:rPr>
        <w:t>HgO</w:t>
      </w:r>
      <w:proofErr w:type="spellEnd"/>
      <w:r w:rsidRPr="00441121">
        <w:rPr>
          <w:rFonts w:ascii="Times New Roman" w:eastAsia="SimSun" w:hAnsi="Times New Roman" w:cs="Times New Roman"/>
          <w:lang w:eastAsia="zh-CN"/>
          <w14:ligatures w14:val="none"/>
        </w:rPr>
        <w:t xml:space="preserve"> (1.0 M KOH) </w:t>
      </w:r>
      <w:r w:rsidRPr="00441121">
        <w:rPr>
          <w:rFonts w:ascii="Times New Roman" w:eastAsia="SimSun" w:hAnsi="Times New Roman" w:cs="Times New Roman"/>
          <w:kern w:val="0"/>
          <w:lang w:val="en-CA" w:eastAsia="zh-CN"/>
          <w14:ligatures w14:val="none"/>
        </w:rPr>
        <w:t>as a reference electrode and Ti/Ta</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O</w:t>
      </w:r>
      <w:r w:rsidRPr="00441121">
        <w:rPr>
          <w:rFonts w:ascii="Times New Roman" w:eastAsia="SimSun" w:hAnsi="Times New Roman" w:cs="Times New Roman"/>
          <w:kern w:val="0"/>
          <w:vertAlign w:val="subscript"/>
          <w:lang w:val="en-CA" w:eastAsia="zh-CN"/>
          <w14:ligatures w14:val="none"/>
        </w:rPr>
        <w:t>5</w:t>
      </w:r>
      <w:r w:rsidRPr="00441121">
        <w:rPr>
          <w:rFonts w:ascii="Times New Roman" w:eastAsia="SimSun" w:hAnsi="Times New Roman" w:cs="Times New Roman"/>
          <w:kern w:val="0"/>
          <w:lang w:val="en-CA" w:eastAsia="zh-CN"/>
          <w14:ligatures w14:val="none"/>
        </w:rPr>
        <w:t>-IrO</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as a counter electrode was utilized. A suspension of the catalyst was drop-casted onto a piece of graphite foil and attached to the bottom of the Ti rod as a holder, serving as the working electrode. The attenuated total internal reflection mode and potential difference technique were employed during the electrochemical reduction of </w:t>
      </w:r>
      <w:r>
        <w:rPr>
          <w:rFonts w:ascii="Times New Roman" w:eastAsia="SimSun" w:hAnsi="Times New Roman" w:cs="Times New Roman"/>
          <w:kern w:val="0"/>
          <w:lang w:val="en-CA" w:eastAsia="zh-CN"/>
          <w14:ligatures w14:val="none"/>
        </w:rPr>
        <w:t>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The FTIR experiments were performed in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and </w:t>
      </w:r>
      <w:proofErr w:type="spellStart"/>
      <w:r w:rsidRPr="00441121">
        <w:rPr>
          <w:rFonts w:ascii="Times New Roman" w:eastAsia="SimSun" w:hAnsi="Times New Roman" w:cs="Times New Roman"/>
          <w:kern w:val="0"/>
          <w:lang w:val="en-CA" w:eastAsia="zh-CN"/>
          <w14:ligatures w14:val="none"/>
        </w:rPr>
        <w:t>Ar</w:t>
      </w:r>
      <w:proofErr w:type="spellEnd"/>
      <w:r w:rsidRPr="00441121">
        <w:rPr>
          <w:rFonts w:ascii="Times New Roman" w:eastAsia="SimSun" w:hAnsi="Times New Roman" w:cs="Times New Roman"/>
          <w:kern w:val="0"/>
          <w:lang w:val="en-CA" w:eastAsia="zh-CN"/>
          <w14:ligatures w14:val="none"/>
        </w:rPr>
        <w:t>-saturated 0.1M KOH solutions, and the relative change in reflectivity (∆R/R) as a function of the wavenumber (cm</w:t>
      </w:r>
      <w:r w:rsidRPr="00441121">
        <w:rPr>
          <w:rFonts w:ascii="Times New Roman" w:eastAsia="SimSun" w:hAnsi="Times New Roman" w:cs="Times New Roman"/>
          <w:kern w:val="0"/>
          <w:vertAlign w:val="superscript"/>
          <w:lang w:val="en-CA" w:eastAsia="zh-CN"/>
          <w14:ligatures w14:val="none"/>
        </w:rPr>
        <w:t>-1</w:t>
      </w:r>
      <w:r w:rsidRPr="00441121">
        <w:rPr>
          <w:rFonts w:ascii="Times New Roman" w:eastAsia="SimSun" w:hAnsi="Times New Roman" w:cs="Times New Roman"/>
          <w:kern w:val="0"/>
          <w:lang w:val="en-CA" w:eastAsia="zh-CN"/>
          <w14:ligatures w14:val="none"/>
        </w:rPr>
        <w:t>) was measured according to the following equation:</w:t>
      </w:r>
    </w:p>
    <w:p w14:paraId="005195F0" w14:textId="77777777" w:rsidR="00A14F59" w:rsidRPr="00441121" w:rsidRDefault="00A14F59" w:rsidP="00A14F59">
      <w:pPr>
        <w:widowControl w:val="0"/>
        <w:spacing w:line="360" w:lineRule="auto"/>
        <w:jc w:val="center"/>
        <w:rPr>
          <w:rFonts w:ascii="Times New Roman" w:eastAsia="SimSun" w:hAnsi="Times New Roman" w:cs="Times New Roman"/>
          <w:kern w:val="0"/>
          <w:lang w:eastAsia="zh-CN"/>
          <w14:ligatures w14:val="none"/>
        </w:rPr>
      </w:pPr>
      <m:oMath>
        <m:f>
          <m:fPr>
            <m:ctrlPr>
              <w:ins w:id="2" w:author="Dipankar Saha" w:date="2026-05-11T09:38:00Z" w16du:dateUtc="2026-05-11T13:38:00Z">
                <w:rPr>
                  <w:rFonts w:ascii="Cambria Math" w:eastAsia="SimSun" w:hAnsi="Cambria Math" w:cs="Times New Roman"/>
                  <w:i/>
                  <w:kern w:val="0"/>
                  <w:sz w:val="28"/>
                  <w:szCs w:val="28"/>
                  <w:lang w:val="en-CA" w:eastAsia="zh-CN"/>
                  <w14:ligatures w14:val="none"/>
                </w:rPr>
              </w:ins>
            </m:ctrlPr>
          </m:fPr>
          <m:num>
            <m:r>
              <m:rPr>
                <m:sty m:val="p"/>
              </m:rPr>
              <w:rPr>
                <w:rFonts w:ascii="Cambria Math" w:eastAsia="SimSun" w:hAnsi="Cambria Math" w:cs="Times New Roman"/>
                <w:kern w:val="0"/>
                <w:sz w:val="28"/>
                <w:szCs w:val="28"/>
                <w:lang w:val="en-CA" w:eastAsia="zh-CN"/>
                <w14:ligatures w14:val="none"/>
              </w:rPr>
              <m:t>∆R</m:t>
            </m:r>
          </m:num>
          <m:den>
            <m:r>
              <m:rPr>
                <m:sty m:val="p"/>
              </m:rPr>
              <w:rPr>
                <w:rFonts w:ascii="Cambria Math" w:eastAsia="SimSun" w:hAnsi="Cambria Math" w:cs="Times New Roman"/>
                <w:kern w:val="0"/>
                <w:sz w:val="28"/>
                <w:szCs w:val="28"/>
                <w:lang w:val="en-CA" w:eastAsia="zh-CN"/>
                <w14:ligatures w14:val="none"/>
              </w:rPr>
              <m:t>R</m:t>
            </m:r>
          </m:den>
        </m:f>
      </m:oMath>
      <w:r w:rsidRPr="00441121">
        <w:rPr>
          <w:rFonts w:ascii="Times New Roman" w:eastAsia="SimSun" w:hAnsi="Times New Roman" w:cs="Times New Roman"/>
          <w:kern w:val="0"/>
          <w:sz w:val="28"/>
          <w:szCs w:val="28"/>
          <w:lang w:val="en-CA" w:eastAsia="zh-CN"/>
          <w14:ligatures w14:val="none"/>
        </w:rPr>
        <w:t xml:space="preserve"> = </w:t>
      </w:r>
      <m:oMath>
        <m:f>
          <m:fPr>
            <m:ctrlPr>
              <w:ins w:id="3" w:author="Dipankar Saha" w:date="2026-05-11T09:38:00Z" w16du:dateUtc="2026-05-11T13:38:00Z">
                <w:rPr>
                  <w:rFonts w:ascii="Cambria Math" w:eastAsia="SimSun" w:hAnsi="Cambria Math" w:cs="Times New Roman"/>
                  <w:i/>
                  <w:kern w:val="0"/>
                  <w:sz w:val="28"/>
                  <w:szCs w:val="28"/>
                  <w:lang w:val="en-CA" w:eastAsia="zh-CN"/>
                  <w14:ligatures w14:val="none"/>
                </w:rPr>
              </w:ins>
            </m:ctrlPr>
          </m:fPr>
          <m:num>
            <m:r>
              <w:rPr>
                <w:rFonts w:ascii="Cambria Math" w:eastAsia="SimSun" w:hAnsi="Cambria Math" w:cs="Times New Roman"/>
                <w:kern w:val="0"/>
                <w:sz w:val="28"/>
                <w:szCs w:val="28"/>
                <w:lang w:val="en-CA" w:eastAsia="zh-CN"/>
                <w14:ligatures w14:val="none"/>
              </w:rPr>
              <m:t>[R</m:t>
            </m:r>
            <m:d>
              <m:dPr>
                <m:ctrlPr>
                  <w:ins w:id="4" w:author="Dipankar Saha" w:date="2026-05-11T09:38:00Z" w16du:dateUtc="2026-05-11T13:38:00Z">
                    <w:rPr>
                      <w:rFonts w:ascii="Cambria Math" w:eastAsia="SimSun" w:hAnsi="Cambria Math" w:cs="Times New Roman"/>
                      <w:i/>
                      <w:kern w:val="0"/>
                      <w:sz w:val="28"/>
                      <w:szCs w:val="28"/>
                      <w:lang w:val="en-CA" w:eastAsia="zh-CN"/>
                      <w14:ligatures w14:val="none"/>
                    </w:rPr>
                  </w:ins>
                </m:ctrlPr>
              </m:dPr>
              <m:e>
                <m:r>
                  <w:rPr>
                    <w:rFonts w:ascii="Cambria Math" w:eastAsia="SimSun" w:hAnsi="Cambria Math" w:cs="Times New Roman"/>
                    <w:kern w:val="0"/>
                    <w:sz w:val="28"/>
                    <w:szCs w:val="28"/>
                    <w:lang w:val="en-CA" w:eastAsia="zh-CN"/>
                    <w14:ligatures w14:val="none"/>
                  </w:rPr>
                  <m:t>E2</m:t>
                </m:r>
              </m:e>
            </m:d>
            <m:r>
              <w:rPr>
                <w:rFonts w:ascii="Cambria Math" w:eastAsia="SimSun" w:hAnsi="Cambria Math" w:cs="Times New Roman"/>
                <w:kern w:val="0"/>
                <w:sz w:val="28"/>
                <w:szCs w:val="28"/>
                <w:lang w:val="en-CA" w:eastAsia="zh-CN"/>
                <w14:ligatures w14:val="none"/>
              </w:rPr>
              <m:t>-R</m:t>
            </m:r>
            <m:d>
              <m:dPr>
                <m:ctrlPr>
                  <w:ins w:id="5" w:author="Dipankar Saha" w:date="2026-05-11T09:38:00Z" w16du:dateUtc="2026-05-11T13:38:00Z">
                    <w:rPr>
                      <w:rFonts w:ascii="Cambria Math" w:eastAsia="SimSun" w:hAnsi="Cambria Math" w:cs="Times New Roman"/>
                      <w:i/>
                      <w:kern w:val="0"/>
                      <w:sz w:val="28"/>
                      <w:szCs w:val="28"/>
                      <w:lang w:val="en-CA" w:eastAsia="zh-CN"/>
                      <w14:ligatures w14:val="none"/>
                    </w:rPr>
                  </w:ins>
                </m:ctrlPr>
              </m:dPr>
              <m:e>
                <m:r>
                  <w:rPr>
                    <w:rFonts w:ascii="Cambria Math" w:eastAsia="SimSun" w:hAnsi="Cambria Math" w:cs="Times New Roman"/>
                    <w:kern w:val="0"/>
                    <w:sz w:val="28"/>
                    <w:szCs w:val="28"/>
                    <w:lang w:val="en-CA" w:eastAsia="zh-CN"/>
                    <w14:ligatures w14:val="none"/>
                  </w:rPr>
                  <m:t>E1</m:t>
                </m:r>
              </m:e>
            </m:d>
            <m:r>
              <w:rPr>
                <w:rFonts w:ascii="Cambria Math" w:eastAsia="SimSun" w:hAnsi="Cambria Math" w:cs="Times New Roman"/>
                <w:kern w:val="0"/>
                <w:sz w:val="28"/>
                <w:szCs w:val="28"/>
                <w:lang w:val="en-CA" w:eastAsia="zh-CN"/>
                <w14:ligatures w14:val="none"/>
              </w:rPr>
              <m:t>]</m:t>
            </m:r>
          </m:num>
          <m:den>
            <m:r>
              <w:rPr>
                <w:rFonts w:ascii="Cambria Math" w:eastAsia="SimSun" w:hAnsi="Cambria Math" w:cs="Times New Roman"/>
                <w:kern w:val="0"/>
                <w:sz w:val="28"/>
                <w:szCs w:val="28"/>
                <w:lang w:val="en-CA" w:eastAsia="zh-CN"/>
                <w14:ligatures w14:val="none"/>
              </w:rPr>
              <m:t>R(E1)</m:t>
            </m:r>
          </m:den>
        </m:f>
      </m:oMath>
      <w:r w:rsidRPr="00441121">
        <w:rPr>
          <w:rFonts w:ascii="Times New Roman" w:eastAsia="SimSun" w:hAnsi="Times New Roman" w:cs="Times New Roman"/>
          <w:kern w:val="0"/>
          <w:sz w:val="28"/>
          <w:szCs w:val="28"/>
          <w:lang w:val="en-CA" w:eastAsia="zh-CN"/>
          <w14:ligatures w14:val="none"/>
        </w:rPr>
        <w:t xml:space="preserve">      </w:t>
      </w:r>
      <w:r>
        <w:rPr>
          <w:rFonts w:ascii="Times New Roman" w:eastAsia="SimSun" w:hAnsi="Times New Roman" w:cs="Times New Roman"/>
          <w:kern w:val="0"/>
          <w:sz w:val="28"/>
          <w:szCs w:val="28"/>
          <w:lang w:val="en-CA" w:eastAsia="zh-CN"/>
          <w14:ligatures w14:val="none"/>
        </w:rPr>
        <w:tab/>
      </w:r>
      <w:r w:rsidRPr="00C26DDB">
        <w:rPr>
          <w:rFonts w:ascii="Times New Roman" w:eastAsia="SimSun" w:hAnsi="Times New Roman" w:cs="Times New Roman"/>
          <w:kern w:val="0"/>
          <w:lang w:val="en-CA" w:eastAsia="zh-CN"/>
          <w14:ligatures w14:val="none"/>
        </w:rPr>
        <w:t>(2)</w:t>
      </w:r>
      <w:r w:rsidRPr="00441121">
        <w:rPr>
          <w:rFonts w:ascii="Times New Roman" w:eastAsia="SimSun" w:hAnsi="Times New Roman" w:cs="Times New Roman"/>
          <w:kern w:val="0"/>
          <w:sz w:val="28"/>
          <w:szCs w:val="28"/>
          <w:lang w:val="en-CA" w:eastAsia="zh-CN"/>
          <w14:ligatures w14:val="none"/>
        </w:rPr>
        <w:t xml:space="preserve">                           </w:t>
      </w:r>
    </w:p>
    <w:p w14:paraId="54F1CDC3" w14:textId="77777777" w:rsidR="00A14F59" w:rsidRPr="00441121" w:rsidRDefault="00A14F59" w:rsidP="00A14F59">
      <w:pPr>
        <w:spacing w:line="360" w:lineRule="auto"/>
        <w:jc w:val="both"/>
        <w:rPr>
          <w:rFonts w:ascii="Times New Roman" w:hAnsi="Times New Roman" w:cs="Times New Roman"/>
          <w:lang w:eastAsia="zh-CN"/>
        </w:rPr>
      </w:pPr>
      <w:r w:rsidRPr="00441121">
        <w:rPr>
          <w:rFonts w:ascii="Times New Roman" w:eastAsia="SimSun" w:hAnsi="Times New Roman" w:cs="Times New Roman"/>
          <w:kern w:val="0"/>
          <w:lang w:val="en-CA" w:eastAsia="zh-CN"/>
          <w14:ligatures w14:val="none"/>
        </w:rPr>
        <w:lastRenderedPageBreak/>
        <w:t>Where R(E</w:t>
      </w:r>
      <w:r w:rsidRPr="00441121">
        <w:rPr>
          <w:rFonts w:ascii="Times New Roman" w:eastAsia="SimSun" w:hAnsi="Times New Roman" w:cs="Times New Roman"/>
          <w:kern w:val="0"/>
          <w:vertAlign w:val="subscript"/>
          <w:lang w:val="en-CA" w:eastAsia="zh-CN"/>
          <w14:ligatures w14:val="none"/>
        </w:rPr>
        <w:t>1</w:t>
      </w:r>
      <w:r w:rsidRPr="00441121">
        <w:rPr>
          <w:rFonts w:ascii="Times New Roman" w:eastAsia="SimSun" w:hAnsi="Times New Roman" w:cs="Times New Roman"/>
          <w:kern w:val="0"/>
          <w:lang w:val="en-CA" w:eastAsia="zh-CN"/>
          <w14:ligatures w14:val="none"/>
        </w:rPr>
        <w:t xml:space="preserve">) exhibits the reflection spectrum </w:t>
      </w:r>
      <w:r w:rsidRPr="00441121">
        <w:rPr>
          <w:rFonts w:ascii="Times New Roman" w:eastAsia="AdvGulliv-R" w:hAnsi="Times New Roman" w:cs="Times New Roman"/>
          <w:kern w:val="0"/>
          <w:lang w:eastAsia="zh-CN"/>
          <w14:ligatures w14:val="none"/>
        </w:rPr>
        <w:t>acquired</w:t>
      </w:r>
      <w:r w:rsidRPr="00441121">
        <w:rPr>
          <w:rFonts w:ascii="Times New Roman" w:eastAsia="SimSun" w:hAnsi="Times New Roman" w:cs="Times New Roman"/>
          <w:kern w:val="0"/>
          <w:lang w:val="en-CA" w:eastAsia="zh-CN"/>
          <w14:ligatures w14:val="none"/>
        </w:rPr>
        <w:t xml:space="preserve"> at the base potential of +0.2 V vs RHE, and R(E</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represents the reflection spectrum obtained at the sample potential from +0.1 V to -0.2 V vs RHE in 0.1 V intervals. At each potential, 64 IR scans were added and averaged </w:t>
      </w:r>
      <w:r w:rsidRPr="00441121">
        <w:rPr>
          <w:rFonts w:ascii="Times New Roman" w:eastAsia="SimSun" w:hAnsi="Times New Roman" w:cs="Times New Roman" w:hint="eastAsia"/>
          <w:kern w:val="0"/>
          <w:lang w:val="en-CA" w:eastAsia="zh-CN"/>
          <w14:ligatures w14:val="none"/>
        </w:rPr>
        <w:t>with the</w:t>
      </w:r>
      <w:r w:rsidRPr="00441121">
        <w:rPr>
          <w:rFonts w:ascii="Times New Roman" w:eastAsia="SimSun" w:hAnsi="Times New Roman" w:cs="Times New Roman"/>
          <w:kern w:val="0"/>
          <w:lang w:val="en-CA" w:eastAsia="zh-CN"/>
          <w14:ligatures w14:val="none"/>
        </w:rPr>
        <w:t xml:space="preserve"> instrumental resolution of 4 cm</w:t>
      </w:r>
      <w:r w:rsidRPr="00441121">
        <w:rPr>
          <w:rFonts w:ascii="Times New Roman" w:eastAsia="SimSun" w:hAnsi="Times New Roman" w:cs="Times New Roman"/>
          <w:kern w:val="0"/>
          <w:vertAlign w:val="superscript"/>
          <w:lang w:val="en-CA" w:eastAsia="zh-CN"/>
          <w14:ligatures w14:val="none"/>
        </w:rPr>
        <w:t>-1</w:t>
      </w:r>
      <w:r w:rsidRPr="00441121">
        <w:rPr>
          <w:rFonts w:ascii="Times New Roman" w:eastAsia="SimSun" w:hAnsi="Times New Roman" w:cs="Times New Roman"/>
          <w:kern w:val="0"/>
          <w:lang w:val="en-CA" w:eastAsia="zh-CN"/>
          <w14:ligatures w14:val="none"/>
        </w:rPr>
        <w:t>. For the time-dependent experiment, each spectrum was recorded every 40 s for a total time of 800 s at a constant potential of -0.2 V vs RHE. The final spectra shown were measured by the subtraction of the relative change in reflectivity (∆R/R) in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-saturated solution from the one obtained in </w:t>
      </w:r>
      <w:proofErr w:type="spellStart"/>
      <w:r w:rsidRPr="00441121">
        <w:rPr>
          <w:rFonts w:ascii="Times New Roman" w:eastAsia="SimSun" w:hAnsi="Times New Roman" w:cs="Times New Roman"/>
          <w:kern w:val="0"/>
          <w:lang w:val="en-CA" w:eastAsia="zh-CN"/>
          <w14:ligatures w14:val="none"/>
        </w:rPr>
        <w:t>Ar</w:t>
      </w:r>
      <w:proofErr w:type="spellEnd"/>
      <w:r w:rsidRPr="00441121">
        <w:rPr>
          <w:rFonts w:ascii="Times New Roman" w:eastAsia="SimSun" w:hAnsi="Times New Roman" w:cs="Times New Roman"/>
          <w:kern w:val="0"/>
          <w:lang w:val="en-CA" w:eastAsia="zh-CN"/>
          <w14:ligatures w14:val="none"/>
        </w:rPr>
        <w:t>-saturated solution. According to equation 2, the negative-oriented peaks represent the generation of new species, while the positive-oriented peaks correspond to the consumption of species in the electrolyte.</w:t>
      </w:r>
    </w:p>
    <w:p w14:paraId="50C62917" w14:textId="77777777" w:rsidR="00A14F59" w:rsidRPr="00EF44EA" w:rsidRDefault="00A14F59" w:rsidP="00A14F59">
      <w:pPr>
        <w:spacing w:line="360" w:lineRule="auto"/>
        <w:jc w:val="both"/>
        <w:rPr>
          <w:rFonts w:ascii="Times New Roman" w:hAnsi="Times New Roman" w:cs="Times New Roman"/>
          <w:lang w:val="en-IN"/>
        </w:rPr>
      </w:pPr>
    </w:p>
    <w:p w14:paraId="31AA12FB" w14:textId="1E129E6A"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 xml:space="preserve">Electrochemical </w:t>
      </w:r>
      <w:r w:rsidRPr="00A14F59">
        <w:rPr>
          <w:rFonts w:ascii="Times New Roman" w:hAnsi="Times New Roman" w:cs="Times New Roman"/>
          <w:b/>
          <w:bCs/>
          <w:lang w:eastAsia="zh-CN"/>
        </w:rPr>
        <w:t>Measurements and Calculations</w:t>
      </w:r>
    </w:p>
    <w:p w14:paraId="72A05A39" w14:textId="77777777" w:rsidR="00A14F59" w:rsidRDefault="00A14F59" w:rsidP="00A14F59">
      <w:pPr>
        <w:spacing w:line="360" w:lineRule="auto"/>
        <w:jc w:val="both"/>
        <w:rPr>
          <w:rFonts w:ascii="Times New Roman" w:hAnsi="Times New Roman" w:cs="Times New Roman"/>
          <w:lang w:eastAsia="zh-CN"/>
        </w:rPr>
      </w:pPr>
      <w:r w:rsidRPr="00753DE9">
        <w:rPr>
          <w:rFonts w:ascii="Times New Roman" w:hAnsi="Times New Roman" w:cs="Times New Roman" w:hint="eastAsia"/>
          <w:lang w:eastAsia="zh-CN"/>
        </w:rPr>
        <w:t>T</w:t>
      </w:r>
      <w:r w:rsidRPr="00753DE9">
        <w:rPr>
          <w:rFonts w:ascii="Times New Roman" w:hAnsi="Times New Roman" w:cs="Times New Roman"/>
          <w:lang w:eastAsia="zh-CN"/>
        </w:rPr>
        <w:t xml:space="preserve">he initial evaluations of catalysts for </w:t>
      </w:r>
      <w:proofErr w:type="spellStart"/>
      <w:r w:rsidRPr="00753DE9">
        <w:rPr>
          <w:rFonts w:ascii="Times New Roman" w:hAnsi="Times New Roman" w:cs="Times New Roman"/>
          <w:lang w:eastAsia="zh-CN"/>
        </w:rPr>
        <w:t>eNRR</w:t>
      </w:r>
      <w:proofErr w:type="spellEnd"/>
      <w:r w:rsidRPr="00753DE9">
        <w:rPr>
          <w:rFonts w:ascii="Times New Roman" w:hAnsi="Times New Roman" w:cs="Times New Roman"/>
          <w:lang w:eastAsia="zh-CN"/>
        </w:rPr>
        <w:t xml:space="preserve"> were conducted at </w:t>
      </w:r>
      <w:r>
        <w:rPr>
          <w:rFonts w:ascii="Times New Roman" w:hAnsi="Times New Roman" w:cs="Times New Roman"/>
          <w:lang w:eastAsia="zh-CN"/>
        </w:rPr>
        <w:t>room</w:t>
      </w:r>
      <w:r w:rsidRPr="00753DE9">
        <w:rPr>
          <w:rFonts w:ascii="Times New Roman" w:hAnsi="Times New Roman" w:cs="Times New Roman"/>
          <w:lang w:eastAsia="zh-CN"/>
        </w:rPr>
        <w:t xml:space="preserve"> environment on electrochemical workstation (</w:t>
      </w:r>
      <w:proofErr w:type="spellStart"/>
      <w:r>
        <w:rPr>
          <w:rFonts w:ascii="Times New Roman" w:hAnsi="Times New Roman" w:cs="Times New Roman"/>
          <w:lang w:eastAsia="zh-CN"/>
        </w:rPr>
        <w:t>Solartron</w:t>
      </w:r>
      <w:proofErr w:type="spellEnd"/>
      <w:r>
        <w:rPr>
          <w:rFonts w:ascii="Times New Roman" w:hAnsi="Times New Roman" w:cs="Times New Roman"/>
          <w:lang w:eastAsia="zh-CN"/>
        </w:rPr>
        <w:t xml:space="preserve"> analytical, AMETEK Scientific instruments</w:t>
      </w:r>
      <w:r w:rsidRPr="00753DE9">
        <w:rPr>
          <w:rFonts w:ascii="Times New Roman" w:hAnsi="Times New Roman" w:cs="Times New Roman"/>
          <w:lang w:eastAsia="zh-CN"/>
        </w:rPr>
        <w:t>) using</w:t>
      </w:r>
      <w:r>
        <w:rPr>
          <w:rFonts w:ascii="Times New Roman" w:hAnsi="Times New Roman" w:cs="Times New Roman"/>
          <w:lang w:eastAsia="zh-CN"/>
        </w:rPr>
        <w:t xml:space="preserve"> a three-electrode configured</w:t>
      </w:r>
      <w:r w:rsidRPr="00753DE9">
        <w:rPr>
          <w:rFonts w:ascii="Times New Roman" w:hAnsi="Times New Roman" w:cs="Times New Roman"/>
          <w:lang w:eastAsia="zh-CN"/>
        </w:rPr>
        <w:t xml:space="preserve"> H</w:t>
      </w:r>
      <w:r>
        <w:rPr>
          <w:rFonts w:ascii="Times New Roman" w:hAnsi="Times New Roman" w:cs="Times New Roman"/>
          <w:lang w:eastAsia="zh-CN"/>
        </w:rPr>
        <w:t xml:space="preserve">-type </w:t>
      </w:r>
      <w:r w:rsidRPr="00753DE9">
        <w:rPr>
          <w:rFonts w:ascii="Times New Roman" w:hAnsi="Times New Roman" w:cs="Times New Roman"/>
          <w:lang w:eastAsia="zh-CN"/>
        </w:rPr>
        <w:t>cell</w:t>
      </w:r>
      <w:r>
        <w:rPr>
          <w:rFonts w:ascii="Times New Roman" w:hAnsi="Times New Roman" w:cs="Times New Roman"/>
          <w:lang w:eastAsia="zh-CN"/>
        </w:rPr>
        <w:t xml:space="preserve">. The catholyte and anolyte were separated by proton exchange membrane (PEM, </w:t>
      </w:r>
      <w:proofErr w:type="spellStart"/>
      <w:r>
        <w:rPr>
          <w:rFonts w:ascii="Times New Roman" w:hAnsi="Times New Roman" w:cs="Times New Roman"/>
          <w:lang w:eastAsia="zh-CN"/>
        </w:rPr>
        <w:t>Nafion</w:t>
      </w:r>
      <w:r w:rsidRPr="00472ABE">
        <w:rPr>
          <w:rFonts w:ascii="Times New Roman" w:hAnsi="Times New Roman" w:cs="Times New Roman"/>
          <w:vertAlign w:val="superscript"/>
          <w:lang w:eastAsia="zh-CN"/>
        </w:rPr>
        <w:t>TM</w:t>
      </w:r>
      <w:proofErr w:type="spellEnd"/>
      <w:r>
        <w:rPr>
          <w:rFonts w:ascii="Times New Roman" w:hAnsi="Times New Roman" w:cs="Times New Roman"/>
          <w:lang w:eastAsia="zh-CN"/>
        </w:rPr>
        <w:t xml:space="preserve"> 212, THESIX Technology Solutions) or anion exchange membrane (AEM, </w:t>
      </w:r>
      <w:proofErr w:type="spellStart"/>
      <w:r>
        <w:rPr>
          <w:rFonts w:ascii="Times New Roman" w:hAnsi="Times New Roman" w:cs="Times New Roman"/>
          <w:lang w:eastAsia="zh-CN"/>
        </w:rPr>
        <w:t>Sustainion</w:t>
      </w:r>
      <w:proofErr w:type="spellEnd"/>
      <w:r>
        <w:rPr>
          <w:rFonts w:ascii="Times New Roman" w:hAnsi="Times New Roman" w:cs="Times New Roman"/>
          <w:lang w:eastAsia="zh-CN"/>
        </w:rPr>
        <w:t xml:space="preserve"> X37-50 Grade T, Dioxide Materials) based on the electrolyte applied.</w:t>
      </w:r>
      <w:r>
        <w:rPr>
          <w:rFonts w:ascii="Times New Roman" w:hAnsi="Times New Roman" w:cs="Times New Roman" w:hint="eastAsia"/>
          <w:lang w:eastAsia="zh-CN"/>
        </w:rPr>
        <w:t xml:space="preserve"> </w:t>
      </w:r>
      <w:r>
        <w:rPr>
          <w:rFonts w:ascii="Times New Roman" w:hAnsi="Times New Roman" w:cs="Times New Roman"/>
          <w:lang w:eastAsia="zh-CN"/>
        </w:rPr>
        <w:t xml:space="preserve">A glass carbon electrode (GCE) was used as supporter for working electrode. For the preparation of working electrode, 2 mg as-synthesized catalysts were dispersed in 353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mixed solution. This mixed solution contained 800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200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ethanol and 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5 </w:t>
      </w:r>
      <w:r>
        <w:rPr>
          <w:rFonts w:ascii="Times New Roman" w:hAnsi="Times New Roman" w:cs="Times New Roman" w:hint="eastAsia"/>
          <w:lang w:eastAsia="zh-CN"/>
        </w:rPr>
        <w:t>wt</w:t>
      </w:r>
      <w:r>
        <w:rPr>
          <w:rFonts w:ascii="Times New Roman" w:hAnsi="Times New Roman" w:cs="Times New Roman"/>
          <w:lang w:eastAsia="zh-CN"/>
        </w:rPr>
        <w:t xml:space="preserve">. %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 in ethanol solution. After </w:t>
      </w:r>
      <w:r w:rsidRPr="00302E2B">
        <w:rPr>
          <w:rFonts w:ascii="Times New Roman" w:hAnsi="Times New Roman" w:cs="Times New Roman"/>
          <w:lang w:eastAsia="zh-CN"/>
        </w:rPr>
        <w:t>ultrasonically treated for</w:t>
      </w:r>
      <w:r>
        <w:rPr>
          <w:rFonts w:ascii="Times New Roman" w:hAnsi="Times New Roman" w:cs="Times New Roman" w:hint="eastAsia"/>
          <w:lang w:eastAsia="zh-CN"/>
        </w:rPr>
        <w:t xml:space="preserve"> </w:t>
      </w:r>
      <w:r w:rsidRPr="00302E2B">
        <w:rPr>
          <w:rFonts w:ascii="Times New Roman" w:hAnsi="Times New Roman" w:cs="Times New Roman"/>
          <w:lang w:eastAsia="zh-CN"/>
        </w:rPr>
        <w:t xml:space="preserve">30 min to form a homogeneous ink, </w:t>
      </w:r>
      <w:r>
        <w:rPr>
          <w:rFonts w:ascii="Times New Roman" w:hAnsi="Times New Roman" w:cs="Times New Roman"/>
          <w:lang w:eastAsia="zh-CN"/>
        </w:rPr>
        <w:t xml:space="preserve">5 </w:t>
      </w:r>
      <w:proofErr w:type="spellStart"/>
      <w:r>
        <w:rPr>
          <w:rFonts w:ascii="Times New Roman" w:hAnsi="Times New Roman" w:cs="Times New Roman"/>
          <w:lang w:eastAsia="zh-CN"/>
        </w:rPr>
        <w:t>μL</w:t>
      </w:r>
      <w:proofErr w:type="spellEnd"/>
      <w:r w:rsidRPr="00302E2B">
        <w:rPr>
          <w:rFonts w:ascii="Times New Roman" w:hAnsi="Times New Roman" w:cs="Times New Roman"/>
          <w:lang w:eastAsia="zh-CN"/>
        </w:rPr>
        <w:t xml:space="preserve"> catalyst ink was</w:t>
      </w:r>
      <w:r>
        <w:rPr>
          <w:rFonts w:ascii="Times New Roman" w:hAnsi="Times New Roman" w:cs="Times New Roman"/>
          <w:lang w:eastAsia="zh-CN"/>
        </w:rPr>
        <w:t xml:space="preserve"> drop casted on the center of GCE with a </w:t>
      </w:r>
      <w:r w:rsidRPr="00302E2B">
        <w:rPr>
          <w:rFonts w:ascii="Times New Roman" w:hAnsi="Times New Roman" w:cs="Times New Roman"/>
          <w:lang w:eastAsia="zh-CN"/>
        </w:rPr>
        <w:t>catalyst loading amount of</w:t>
      </w:r>
      <w:r>
        <w:rPr>
          <w:rFonts w:ascii="Times New Roman" w:hAnsi="Times New Roman" w:cs="Times New Roman" w:hint="eastAsia"/>
          <w:lang w:eastAsia="zh-CN"/>
        </w:rPr>
        <w:t xml:space="preserve"> </w:t>
      </w:r>
      <w:r w:rsidRPr="00302E2B">
        <w:rPr>
          <w:rFonts w:ascii="Times New Roman" w:hAnsi="Times New Roman" w:cs="Times New Roman"/>
          <w:lang w:eastAsia="zh-CN"/>
        </w:rPr>
        <w:t>~0.</w:t>
      </w:r>
      <w:r>
        <w:rPr>
          <w:rFonts w:ascii="Times New Roman" w:hAnsi="Times New Roman" w:cs="Times New Roman"/>
          <w:lang w:eastAsia="zh-CN"/>
        </w:rPr>
        <w:t>2</w:t>
      </w:r>
      <w:r w:rsidRPr="00302E2B">
        <w:rPr>
          <w:rFonts w:ascii="Times New Roman" w:hAnsi="Times New Roman" w:cs="Times New Roman"/>
          <w:lang w:eastAsia="zh-CN"/>
        </w:rPr>
        <w:t xml:space="preserve"> mg</w:t>
      </w:r>
      <w:r>
        <w:rPr>
          <w:rFonts w:ascii="Times New Roman" w:hAnsi="Times New Roman" w:cs="Times New Roman"/>
          <w:lang w:eastAsia="zh-CN"/>
        </w:rPr>
        <w:t>∙</w:t>
      </w:r>
      <w:r w:rsidRPr="00302E2B">
        <w:rPr>
          <w:rFonts w:ascii="Times New Roman" w:hAnsi="Times New Roman" w:cs="Times New Roman"/>
          <w:lang w:eastAsia="zh-CN"/>
        </w:rPr>
        <w:t>cm</w:t>
      </w:r>
      <w:r w:rsidRPr="00302E2B">
        <w:rPr>
          <w:rFonts w:ascii="Times New Roman" w:hAnsi="Times New Roman" w:cs="Times New Roman"/>
          <w:vertAlign w:val="superscript"/>
          <w:lang w:eastAsia="zh-CN"/>
        </w:rPr>
        <w:t>−2</w:t>
      </w:r>
      <w:r w:rsidRPr="00302E2B">
        <w:rPr>
          <w:rFonts w:ascii="Times New Roman" w:hAnsi="Times New Roman" w:cs="Times New Roman"/>
          <w:lang w:eastAsia="zh-CN"/>
        </w:rPr>
        <w:t xml:space="preserve"> and subsequently dried</w:t>
      </w:r>
      <w:r>
        <w:rPr>
          <w:rFonts w:ascii="Times New Roman" w:hAnsi="Times New Roman" w:cs="Times New Roman"/>
          <w:lang w:eastAsia="zh-CN"/>
        </w:rPr>
        <w:t xml:space="preserve"> naturally in air</w:t>
      </w:r>
      <w:r w:rsidRPr="00302E2B">
        <w:rPr>
          <w:rFonts w:ascii="Times New Roman" w:hAnsi="Times New Roman" w:cs="Times New Roman"/>
          <w:lang w:eastAsia="zh-CN"/>
        </w:rPr>
        <w:t xml:space="preserve">. </w:t>
      </w:r>
      <w:r>
        <w:rPr>
          <w:rFonts w:ascii="Times New Roman" w:hAnsi="Times New Roman" w:cs="Times New Roman"/>
          <w:lang w:eastAsia="zh-CN"/>
        </w:rPr>
        <w:t>Pt wire and Ag/AgCl (Saturated KCl electrolyte) were used as the counter electrode and reference electrode, respectively. A representative electrolyte of 0.1 M HCl, 0.1 M Na</w:t>
      </w:r>
      <w:r w:rsidRPr="009C4620">
        <w:rPr>
          <w:rFonts w:ascii="Times New Roman" w:hAnsi="Times New Roman" w:cs="Times New Roman"/>
          <w:vertAlign w:val="subscript"/>
          <w:lang w:eastAsia="zh-CN"/>
        </w:rPr>
        <w:t>2</w:t>
      </w:r>
      <w:r>
        <w:rPr>
          <w:rFonts w:ascii="Times New Roman" w:hAnsi="Times New Roman" w:cs="Times New Roman"/>
          <w:lang w:eastAsia="zh-CN"/>
        </w:rPr>
        <w:t>SO</w:t>
      </w:r>
      <w:r w:rsidRPr="009C4620">
        <w:rPr>
          <w:rFonts w:ascii="Times New Roman" w:hAnsi="Times New Roman" w:cs="Times New Roman"/>
          <w:vertAlign w:val="subscript"/>
          <w:lang w:eastAsia="zh-CN"/>
        </w:rPr>
        <w:t>4</w:t>
      </w:r>
      <w:r>
        <w:rPr>
          <w:rFonts w:ascii="Times New Roman" w:hAnsi="Times New Roman" w:cs="Times New Roman"/>
          <w:lang w:eastAsia="zh-CN"/>
        </w:rPr>
        <w:t xml:space="preserve"> and 0.1 M KOH were used for initial evaluation of as-synthesized catalysts. In this work, </w:t>
      </w:r>
      <w:r w:rsidRPr="002B66E5">
        <w:rPr>
          <w:rFonts w:ascii="Times New Roman" w:hAnsi="Times New Roman" w:cs="Times New Roman"/>
          <w:lang w:eastAsia="zh-CN"/>
        </w:rPr>
        <w:t>all measured electrochemical potentials</w:t>
      </w:r>
      <w:r>
        <w:rPr>
          <w:rFonts w:ascii="Times New Roman" w:hAnsi="Times New Roman" w:cs="Times New Roman" w:hint="eastAsia"/>
          <w:lang w:eastAsia="zh-CN"/>
        </w:rPr>
        <w:t xml:space="preserve"> </w:t>
      </w:r>
      <w:r w:rsidRPr="002B66E5">
        <w:rPr>
          <w:rFonts w:ascii="Times New Roman" w:hAnsi="Times New Roman" w:cs="Times New Roman"/>
          <w:lang w:eastAsia="zh-CN"/>
        </w:rPr>
        <w:t xml:space="preserve">were calibrated to be vs. </w:t>
      </w:r>
      <w:r>
        <w:rPr>
          <w:rFonts w:ascii="Times New Roman" w:hAnsi="Times New Roman" w:cs="Times New Roman"/>
          <w:lang w:eastAsia="zh-CN"/>
        </w:rPr>
        <w:t>R</w:t>
      </w:r>
      <w:r w:rsidRPr="002B66E5">
        <w:rPr>
          <w:rFonts w:ascii="Times New Roman" w:hAnsi="Times New Roman" w:cs="Times New Roman"/>
          <w:lang w:eastAsia="zh-CN"/>
        </w:rPr>
        <w:t xml:space="preserve">eversible </w:t>
      </w:r>
      <w:r>
        <w:rPr>
          <w:rFonts w:ascii="Times New Roman" w:hAnsi="Times New Roman" w:cs="Times New Roman"/>
          <w:lang w:eastAsia="zh-CN"/>
        </w:rPr>
        <w:t>H</w:t>
      </w:r>
      <w:r w:rsidRPr="002B66E5">
        <w:rPr>
          <w:rFonts w:ascii="Times New Roman" w:hAnsi="Times New Roman" w:cs="Times New Roman"/>
          <w:lang w:eastAsia="zh-CN"/>
        </w:rPr>
        <w:t xml:space="preserve">ydrogen </w:t>
      </w:r>
      <w:r>
        <w:rPr>
          <w:rFonts w:ascii="Times New Roman" w:hAnsi="Times New Roman" w:cs="Times New Roman"/>
          <w:lang w:eastAsia="zh-CN"/>
        </w:rPr>
        <w:t>E</w:t>
      </w:r>
      <w:r w:rsidRPr="002B66E5">
        <w:rPr>
          <w:rFonts w:ascii="Times New Roman" w:hAnsi="Times New Roman" w:cs="Times New Roman"/>
          <w:lang w:eastAsia="zh-CN"/>
        </w:rPr>
        <w:t>lectrode (RHE) by the following</w:t>
      </w:r>
      <w:r>
        <w:rPr>
          <w:rFonts w:ascii="Times New Roman" w:hAnsi="Times New Roman" w:cs="Times New Roman" w:hint="eastAsia"/>
          <w:lang w:eastAsia="zh-CN"/>
        </w:rPr>
        <w:t xml:space="preserve"> </w:t>
      </w:r>
      <w:r w:rsidRPr="002B66E5">
        <w:rPr>
          <w:rFonts w:ascii="Times New Roman" w:hAnsi="Times New Roman" w:cs="Times New Roman"/>
          <w:lang w:eastAsia="zh-CN"/>
        </w:rPr>
        <w:t>equation:</w:t>
      </w:r>
    </w:p>
    <w:p w14:paraId="0CB23E30" w14:textId="77777777" w:rsidR="00A14F59" w:rsidRDefault="00A14F59" w:rsidP="00A14F59">
      <w:pPr>
        <w:spacing w:line="360" w:lineRule="auto"/>
        <w:jc w:val="center"/>
        <w:rPr>
          <w:rFonts w:ascii="Times New Roman" w:hAnsi="Times New Roman" w:cs="Times New Roman"/>
          <w:lang w:eastAsia="zh-CN"/>
        </w:rPr>
      </w:pPr>
      <w:r w:rsidRPr="00195B8E">
        <w:rPr>
          <w:rFonts w:ascii="Times New Roman" w:hAnsi="Times New Roman" w:cs="Times New Roman"/>
          <w:lang w:eastAsia="zh-CN"/>
        </w:rPr>
        <w:t>E(vs</w:t>
      </w:r>
      <w:r>
        <w:rPr>
          <w:rFonts w:ascii="Times New Roman" w:hAnsi="Times New Roman" w:cs="Times New Roman"/>
          <w:lang w:eastAsia="zh-CN"/>
        </w:rPr>
        <w:t>.</w:t>
      </w:r>
      <w:r w:rsidRPr="00195B8E">
        <w:rPr>
          <w:rFonts w:ascii="Times New Roman" w:hAnsi="Times New Roman" w:cs="Times New Roman"/>
          <w:lang w:eastAsia="zh-CN"/>
        </w:rPr>
        <w:t xml:space="preserve"> RHE)</w:t>
      </w:r>
      <w:r>
        <w:rPr>
          <w:rFonts w:ascii="Times New Roman" w:hAnsi="Times New Roman" w:cs="Times New Roman"/>
          <w:lang w:eastAsia="zh-CN"/>
        </w:rPr>
        <w:t xml:space="preserve"> =</w:t>
      </w:r>
      <w:r w:rsidRPr="00195B8E">
        <w:rPr>
          <w:rFonts w:ascii="Times New Roman" w:hAnsi="Times New Roman" w:cs="Times New Roman"/>
          <w:lang w:eastAsia="zh-CN"/>
        </w:rPr>
        <w:t xml:space="preserve"> E(vs</w:t>
      </w:r>
      <w:r>
        <w:rPr>
          <w:rFonts w:ascii="Times New Roman" w:hAnsi="Times New Roman" w:cs="Times New Roman"/>
          <w:lang w:eastAsia="zh-CN"/>
        </w:rPr>
        <w:t>.</w:t>
      </w:r>
      <w:r w:rsidRPr="00195B8E">
        <w:rPr>
          <w:rFonts w:ascii="Times New Roman" w:hAnsi="Times New Roman" w:cs="Times New Roman"/>
          <w:lang w:eastAsia="zh-CN"/>
        </w:rPr>
        <w:t xml:space="preserve"> </w:t>
      </w:r>
      <w:r>
        <w:rPr>
          <w:rFonts w:ascii="Times New Roman" w:hAnsi="Times New Roman" w:cs="Times New Roman"/>
          <w:lang w:eastAsia="zh-CN"/>
        </w:rPr>
        <w:t>Ag</w:t>
      </w:r>
      <w:r w:rsidRPr="00195B8E">
        <w:rPr>
          <w:rFonts w:ascii="Times New Roman" w:hAnsi="Times New Roman" w:cs="Times New Roman"/>
          <w:lang w:eastAsia="zh-CN"/>
        </w:rPr>
        <w:t>/</w:t>
      </w:r>
      <w:r>
        <w:rPr>
          <w:rFonts w:ascii="Times New Roman" w:hAnsi="Times New Roman" w:cs="Times New Roman"/>
          <w:lang w:eastAsia="zh-CN"/>
        </w:rPr>
        <w:t>AgCl</w:t>
      </w:r>
      <w:r w:rsidRPr="00195B8E">
        <w:rPr>
          <w:rFonts w:ascii="Times New Roman" w:hAnsi="Times New Roman" w:cs="Times New Roman"/>
          <w:lang w:eastAsia="zh-CN"/>
        </w:rPr>
        <w:t>)</w:t>
      </w:r>
      <w:r>
        <w:rPr>
          <w:rFonts w:ascii="Times New Roman" w:hAnsi="Times New Roman" w:cs="Times New Roman"/>
          <w:lang w:eastAsia="zh-CN"/>
        </w:rPr>
        <w:t xml:space="preserve"> +</w:t>
      </w:r>
      <w:r w:rsidRPr="00195B8E">
        <w:rPr>
          <w:rFonts w:ascii="Times New Roman" w:hAnsi="Times New Roman" w:cs="Times New Roman"/>
          <w:lang w:eastAsia="zh-CN"/>
        </w:rPr>
        <w:t xml:space="preserve"> 0.</w:t>
      </w:r>
      <w:r>
        <w:rPr>
          <w:rFonts w:ascii="Times New Roman" w:hAnsi="Times New Roman" w:cs="Times New Roman"/>
          <w:lang w:eastAsia="zh-CN"/>
        </w:rPr>
        <w:t>199 +</w:t>
      </w:r>
      <w:r w:rsidRPr="00195B8E">
        <w:rPr>
          <w:rFonts w:ascii="Times New Roman" w:hAnsi="Times New Roman" w:cs="Times New Roman"/>
          <w:lang w:eastAsia="zh-CN"/>
        </w:rPr>
        <w:t xml:space="preserve"> 0.059</w:t>
      </w:r>
      <w:r>
        <w:rPr>
          <w:rFonts w:ascii="Times New Roman" w:hAnsi="Times New Roman" w:cs="Times New Roman"/>
          <w:lang w:eastAsia="zh-CN"/>
        </w:rPr>
        <w:t xml:space="preserve"> x</w:t>
      </w:r>
      <w:r w:rsidRPr="00195B8E">
        <w:rPr>
          <w:rFonts w:ascii="Times New Roman" w:hAnsi="Times New Roman" w:cs="Times New Roman"/>
          <w:lang w:eastAsia="zh-CN"/>
        </w:rPr>
        <w:t xml:space="preserve"> pH</w:t>
      </w:r>
      <w:r>
        <w:rPr>
          <w:rFonts w:ascii="Times New Roman" w:hAnsi="Times New Roman" w:cs="Times New Roman"/>
          <w:lang w:eastAsia="zh-CN"/>
        </w:rPr>
        <w:tab/>
      </w:r>
      <w:r>
        <w:rPr>
          <w:rFonts w:ascii="Times New Roman" w:hAnsi="Times New Roman" w:cs="Times New Roman"/>
          <w:lang w:eastAsia="zh-CN"/>
        </w:rPr>
        <w:tab/>
        <w:t>(1)</w:t>
      </w:r>
    </w:p>
    <w:p w14:paraId="2D08661F" w14:textId="77777777" w:rsidR="00A14F59" w:rsidRDefault="00A14F59" w:rsidP="00A14F59">
      <w:pPr>
        <w:spacing w:line="360" w:lineRule="auto"/>
        <w:jc w:val="both"/>
        <w:rPr>
          <w:rFonts w:ascii="Times New Roman" w:hAnsi="Times New Roman" w:cs="Times New Roman"/>
          <w:lang w:eastAsia="zh-CN"/>
        </w:rPr>
      </w:pPr>
      <w:r w:rsidRPr="002B66E5">
        <w:rPr>
          <w:rFonts w:ascii="Times New Roman" w:hAnsi="Times New Roman" w:cs="Times New Roman"/>
          <w:lang w:eastAsia="zh-CN"/>
        </w:rPr>
        <w:t>where E(vs.</w:t>
      </w:r>
      <w:r>
        <w:rPr>
          <w:rFonts w:ascii="Times New Roman" w:hAnsi="Times New Roman" w:cs="Times New Roman"/>
          <w:lang w:eastAsia="zh-CN"/>
        </w:rPr>
        <w:t xml:space="preserve"> </w:t>
      </w:r>
      <w:r w:rsidRPr="002B66E5">
        <w:rPr>
          <w:rFonts w:ascii="Times New Roman" w:hAnsi="Times New Roman" w:cs="Times New Roman"/>
          <w:lang w:eastAsia="zh-CN"/>
        </w:rPr>
        <w:t>RHE) is the converted potential (V) vs. RHE, E (vs. Ag/AgCl)</w:t>
      </w:r>
      <w:r>
        <w:rPr>
          <w:rFonts w:ascii="Times New Roman" w:hAnsi="Times New Roman" w:cs="Times New Roman" w:hint="eastAsia"/>
          <w:lang w:eastAsia="zh-CN"/>
        </w:rPr>
        <w:t xml:space="preserve"> </w:t>
      </w:r>
      <w:r w:rsidRPr="002B66E5">
        <w:rPr>
          <w:rFonts w:ascii="Times New Roman" w:hAnsi="Times New Roman" w:cs="Times New Roman"/>
          <w:lang w:eastAsia="zh-CN"/>
        </w:rPr>
        <w:t>is the experimentally measured potential against Ag/AgCl reference electrode,</w:t>
      </w:r>
      <w:r>
        <w:rPr>
          <w:rFonts w:ascii="Times New Roman" w:hAnsi="Times New Roman" w:cs="Times New Roman" w:hint="eastAsia"/>
          <w:lang w:eastAsia="zh-CN"/>
        </w:rPr>
        <w:t xml:space="preserve"> </w:t>
      </w:r>
      <w:r w:rsidRPr="002B66E5">
        <w:rPr>
          <w:rFonts w:ascii="Times New Roman" w:hAnsi="Times New Roman" w:cs="Times New Roman"/>
          <w:lang w:eastAsia="zh-CN"/>
        </w:rPr>
        <w:t>0.19</w:t>
      </w:r>
      <w:r>
        <w:rPr>
          <w:rFonts w:ascii="Times New Roman" w:hAnsi="Times New Roman" w:cs="Times New Roman"/>
          <w:lang w:eastAsia="zh-CN"/>
        </w:rPr>
        <w:t>9</w:t>
      </w:r>
      <w:r w:rsidRPr="002B66E5">
        <w:rPr>
          <w:rFonts w:ascii="Times New Roman" w:hAnsi="Times New Roman" w:cs="Times New Roman"/>
          <w:lang w:eastAsia="zh-CN"/>
        </w:rPr>
        <w:t xml:space="preserve"> is the value of standard potential for the Ag/AgCl reference electrode</w:t>
      </w:r>
      <w:r>
        <w:rPr>
          <w:rFonts w:ascii="Times New Roman" w:hAnsi="Times New Roman" w:cs="Times New Roman" w:hint="eastAsia"/>
          <w:lang w:eastAsia="zh-CN"/>
        </w:rPr>
        <w:t xml:space="preserve"> </w:t>
      </w:r>
      <w:r w:rsidRPr="002B66E5">
        <w:rPr>
          <w:rFonts w:ascii="Times New Roman" w:hAnsi="Times New Roman" w:cs="Times New Roman"/>
          <w:lang w:eastAsia="zh-CN"/>
        </w:rPr>
        <w:t>(saturated KCl electrolyte) at 25 °C.</w:t>
      </w:r>
      <w:r>
        <w:rPr>
          <w:rFonts w:ascii="Times New Roman" w:hAnsi="Times New Roman" w:cs="Times New Roman"/>
          <w:lang w:eastAsia="zh-CN"/>
        </w:rPr>
        <w:t xml:space="preserve"> After purge with </w:t>
      </w:r>
      <w:proofErr w:type="spellStart"/>
      <w:r>
        <w:rPr>
          <w:rFonts w:ascii="Times New Roman" w:hAnsi="Times New Roman" w:cs="Times New Roman"/>
          <w:lang w:eastAsia="zh-CN"/>
        </w:rPr>
        <w:t>Ar</w:t>
      </w:r>
      <w:proofErr w:type="spellEnd"/>
      <w:r>
        <w:rPr>
          <w:rFonts w:ascii="Times New Roman" w:hAnsi="Times New Roman" w:cs="Times New Roman"/>
          <w:lang w:eastAsia="zh-CN"/>
        </w:rPr>
        <w:t xml:space="preserve"> gas for 30 mins, 20 times c</w:t>
      </w:r>
      <w:r w:rsidRPr="002B66E5">
        <w:rPr>
          <w:rFonts w:ascii="Times New Roman" w:hAnsi="Times New Roman" w:cs="Times New Roman"/>
          <w:lang w:eastAsia="zh-CN"/>
        </w:rPr>
        <w:t>yclic voltammetry</w:t>
      </w:r>
      <w:r>
        <w:rPr>
          <w:rFonts w:ascii="Times New Roman" w:hAnsi="Times New Roman" w:cs="Times New Roman"/>
          <w:lang w:eastAsia="zh-CN"/>
        </w:rPr>
        <w:t xml:space="preserve"> (CV) were first conducted for surface </w:t>
      </w:r>
      <w:proofErr w:type="gramStart"/>
      <w:r>
        <w:rPr>
          <w:rFonts w:ascii="Times New Roman" w:hAnsi="Times New Roman" w:cs="Times New Roman"/>
          <w:lang w:eastAsia="zh-CN"/>
        </w:rPr>
        <w:t>activation</w:t>
      </w:r>
      <w:proofErr w:type="gramEnd"/>
      <w:r>
        <w:rPr>
          <w:rFonts w:ascii="Times New Roman" w:hAnsi="Times New Roman" w:cs="Times New Roman"/>
          <w:lang w:eastAsia="zh-CN"/>
        </w:rPr>
        <w:t xml:space="preserve"> and 3 </w:t>
      </w:r>
      <w:r>
        <w:rPr>
          <w:rFonts w:ascii="Times New Roman" w:hAnsi="Times New Roman" w:cs="Times New Roman"/>
          <w:lang w:eastAsia="zh-CN"/>
        </w:rPr>
        <w:lastRenderedPageBreak/>
        <w:t xml:space="preserve">times linear sweep </w:t>
      </w:r>
      <w:r w:rsidRPr="002B66E5">
        <w:rPr>
          <w:rFonts w:ascii="Times New Roman" w:hAnsi="Times New Roman" w:cs="Times New Roman"/>
          <w:lang w:eastAsia="zh-CN"/>
        </w:rPr>
        <w:t>voltammetry</w:t>
      </w:r>
      <w:r>
        <w:rPr>
          <w:rFonts w:ascii="Times New Roman" w:hAnsi="Times New Roman" w:cs="Times New Roman"/>
          <w:lang w:eastAsia="zh-CN"/>
        </w:rPr>
        <w:t xml:space="preserve"> (LSV) were then recorded. Same </w:t>
      </w:r>
      <w:proofErr w:type="gramStart"/>
      <w:r>
        <w:rPr>
          <w:rFonts w:ascii="Times New Roman" w:hAnsi="Times New Roman" w:cs="Times New Roman"/>
          <w:lang w:eastAsia="zh-CN"/>
        </w:rPr>
        <w:t>procedure</w:t>
      </w:r>
      <w:proofErr w:type="gramEnd"/>
      <w:r>
        <w:rPr>
          <w:rFonts w:ascii="Times New Roman" w:hAnsi="Times New Roman" w:cs="Times New Roman"/>
          <w:lang w:eastAsia="zh-CN"/>
        </w:rPr>
        <w:t xml:space="preserve"> were conducted after switch to N</w:t>
      </w:r>
      <w:r w:rsidRPr="003C0FCF">
        <w:rPr>
          <w:rFonts w:ascii="Times New Roman" w:hAnsi="Times New Roman" w:cs="Times New Roman"/>
          <w:vertAlign w:val="subscript"/>
          <w:lang w:eastAsia="zh-CN"/>
        </w:rPr>
        <w:t>2</w:t>
      </w:r>
      <w:r>
        <w:rPr>
          <w:rFonts w:ascii="Times New Roman" w:hAnsi="Times New Roman" w:cs="Times New Roman"/>
          <w:lang w:eastAsia="zh-CN"/>
        </w:rPr>
        <w:t xml:space="preserve"> for 30 mins.  </w:t>
      </w:r>
    </w:p>
    <w:p w14:paraId="26E58F37" w14:textId="77777777"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 xml:space="preserve">Preparation </w:t>
      </w:r>
      <w:r w:rsidRPr="00A14F59">
        <w:rPr>
          <w:rFonts w:ascii="Times New Roman" w:hAnsi="Times New Roman" w:cs="Times New Roman" w:hint="eastAsia"/>
          <w:b/>
          <w:bCs/>
          <w:lang w:eastAsia="zh-CN"/>
        </w:rPr>
        <w:t>of</w:t>
      </w:r>
      <w:r w:rsidRPr="00A14F59">
        <w:rPr>
          <w:rFonts w:ascii="Times New Roman" w:hAnsi="Times New Roman" w:cs="Times New Roman"/>
          <w:b/>
          <w:bCs/>
          <w:lang w:eastAsia="zh-CN"/>
        </w:rPr>
        <w:t xml:space="preserve"> G</w:t>
      </w:r>
      <w:r w:rsidRPr="00A14F59">
        <w:rPr>
          <w:rFonts w:ascii="Times New Roman" w:hAnsi="Times New Roman" w:cs="Times New Roman" w:hint="eastAsia"/>
          <w:b/>
          <w:bCs/>
          <w:lang w:eastAsia="zh-CN"/>
        </w:rPr>
        <w:t>as</w:t>
      </w:r>
      <w:r w:rsidRPr="00A14F59">
        <w:rPr>
          <w:rFonts w:ascii="Times New Roman" w:hAnsi="Times New Roman" w:cs="Times New Roman"/>
          <w:b/>
          <w:bCs/>
          <w:lang w:eastAsia="zh-CN"/>
        </w:rPr>
        <w:t xml:space="preserve"> D</w:t>
      </w:r>
      <w:r w:rsidRPr="00A14F59">
        <w:rPr>
          <w:rFonts w:ascii="Times New Roman" w:hAnsi="Times New Roman" w:cs="Times New Roman" w:hint="eastAsia"/>
          <w:b/>
          <w:bCs/>
          <w:lang w:eastAsia="zh-CN"/>
        </w:rPr>
        <w:t>iffusion</w:t>
      </w:r>
      <w:r w:rsidRPr="00A14F59">
        <w:rPr>
          <w:rFonts w:ascii="Times New Roman" w:hAnsi="Times New Roman" w:cs="Times New Roman"/>
          <w:b/>
          <w:bCs/>
          <w:lang w:eastAsia="zh-CN"/>
        </w:rPr>
        <w:t xml:space="preserve"> E</w:t>
      </w:r>
      <w:r w:rsidRPr="00A14F59">
        <w:rPr>
          <w:rFonts w:ascii="Times New Roman" w:hAnsi="Times New Roman" w:cs="Times New Roman" w:hint="eastAsia"/>
          <w:b/>
          <w:bCs/>
          <w:lang w:eastAsia="zh-CN"/>
        </w:rPr>
        <w:t>lectrode</w:t>
      </w:r>
    </w:p>
    <w:p w14:paraId="4FB3ED86" w14:textId="77777777" w:rsidR="00A14F59" w:rsidRDefault="00A14F59" w:rsidP="00A14F59">
      <w:pPr>
        <w:spacing w:line="360" w:lineRule="auto"/>
        <w:jc w:val="both"/>
        <w:rPr>
          <w:rFonts w:ascii="Times New Roman" w:hAnsi="Times New Roman" w:cs="Times New Roman"/>
          <w:lang w:eastAsia="zh-CN"/>
        </w:rPr>
      </w:pPr>
      <w:r w:rsidRPr="00817EAD">
        <w:rPr>
          <w:rFonts w:ascii="Times New Roman" w:hAnsi="Times New Roman" w:cs="Times New Roman" w:hint="eastAsia"/>
          <w:lang w:eastAsia="zh-CN"/>
        </w:rPr>
        <w:t>T</w:t>
      </w:r>
      <w:r w:rsidRPr="00817EAD">
        <w:rPr>
          <w:rFonts w:ascii="Times New Roman" w:hAnsi="Times New Roman" w:cs="Times New Roman"/>
          <w:lang w:eastAsia="zh-CN"/>
        </w:rPr>
        <w:t>o prepare the Mo-SAs GDEs, a homogeneous Mo-S</w:t>
      </w:r>
      <w:r>
        <w:rPr>
          <w:rFonts w:ascii="Times New Roman" w:hAnsi="Times New Roman" w:cs="Times New Roman"/>
          <w:lang w:eastAsia="zh-CN"/>
        </w:rPr>
        <w:t>A</w:t>
      </w:r>
      <w:r w:rsidRPr="00817EAD">
        <w:rPr>
          <w:rFonts w:ascii="Times New Roman" w:hAnsi="Times New Roman" w:cs="Times New Roman"/>
          <w:lang w:eastAsia="zh-CN"/>
        </w:rPr>
        <w:t xml:space="preserve">s </w:t>
      </w:r>
      <w:r>
        <w:rPr>
          <w:rFonts w:ascii="Times New Roman" w:hAnsi="Times New Roman" w:cs="Times New Roman"/>
          <w:lang w:eastAsia="zh-CN"/>
        </w:rPr>
        <w:t>ink</w:t>
      </w:r>
      <w:r w:rsidRPr="00817EAD">
        <w:rPr>
          <w:rFonts w:ascii="Times New Roman" w:hAnsi="Times New Roman" w:cs="Times New Roman"/>
          <w:lang w:eastAsia="zh-CN"/>
        </w:rPr>
        <w:t xml:space="preserve"> was prepared</w:t>
      </w:r>
      <w:r>
        <w:rPr>
          <w:rFonts w:ascii="Times New Roman" w:hAnsi="Times New Roman" w:cs="Times New Roman"/>
          <w:lang w:eastAsia="zh-CN"/>
        </w:rPr>
        <w:t xml:space="preserve"> first</w:t>
      </w:r>
      <w:r w:rsidRPr="00817EAD">
        <w:rPr>
          <w:rFonts w:ascii="Times New Roman" w:hAnsi="Times New Roman" w:cs="Times New Roman"/>
          <w:lang w:eastAsia="zh-CN"/>
        </w:rPr>
        <w:t xml:space="preserve">. In typical process, </w:t>
      </w:r>
      <w:r>
        <w:rPr>
          <w:rFonts w:ascii="Times New Roman" w:hAnsi="Times New Roman" w:cs="Times New Roman"/>
          <w:lang w:eastAsia="zh-CN"/>
        </w:rPr>
        <w:t>8</w:t>
      </w:r>
      <w:r w:rsidRPr="00817EAD">
        <w:rPr>
          <w:rFonts w:ascii="Times New Roman" w:hAnsi="Times New Roman" w:cs="Times New Roman"/>
          <w:lang w:eastAsia="zh-CN"/>
        </w:rPr>
        <w:t xml:space="preserve"> mg of Mo-S</w:t>
      </w:r>
      <w:r>
        <w:rPr>
          <w:rFonts w:ascii="Times New Roman" w:hAnsi="Times New Roman" w:cs="Times New Roman"/>
          <w:lang w:eastAsia="zh-CN"/>
        </w:rPr>
        <w:t>A</w:t>
      </w:r>
      <w:r w:rsidRPr="00817EAD">
        <w:rPr>
          <w:rFonts w:ascii="Times New Roman" w:hAnsi="Times New Roman" w:cs="Times New Roman"/>
          <w:lang w:eastAsia="zh-CN"/>
        </w:rPr>
        <w:t xml:space="preserve">s catalyst, </w:t>
      </w:r>
      <w:r>
        <w:rPr>
          <w:rFonts w:ascii="Times New Roman" w:hAnsi="Times New Roman" w:cs="Times New Roman"/>
          <w:lang w:eastAsia="zh-CN"/>
        </w:rPr>
        <w:t xml:space="preserve">480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of 5 wt. %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/Ethanol solution, 40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of 1g∙mL</w:t>
      </w:r>
      <w:r w:rsidRPr="00203D31">
        <w:rPr>
          <w:rFonts w:ascii="Times New Roman" w:hAnsi="Times New Roman" w:cs="Times New Roman"/>
          <w:vertAlign w:val="superscript"/>
          <w:lang w:eastAsia="zh-CN"/>
        </w:rPr>
        <w:t>-1</w:t>
      </w:r>
      <w:r>
        <w:rPr>
          <w:rFonts w:ascii="Times New Roman" w:hAnsi="Times New Roman" w:cs="Times New Roman"/>
          <w:lang w:eastAsia="zh-CN"/>
        </w:rPr>
        <w:t xml:space="preserve"> PTFE/ethanol as a polymeric binder (PTFE was combined with the Mo-SAs to give the surface of the electrode a hydrophobic component and prevent flooding), and 280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ethanol were mixed and sonicated for 20 mins. The ink was subsequently loaded onto GDL (</w:t>
      </w:r>
      <w:proofErr w:type="spellStart"/>
      <w:r>
        <w:rPr>
          <w:rFonts w:ascii="Times New Roman" w:hAnsi="Times New Roman" w:cs="Times New Roman"/>
          <w:lang w:eastAsia="zh-CN"/>
        </w:rPr>
        <w:t>Sigracet</w:t>
      </w:r>
      <w:proofErr w:type="spellEnd"/>
      <w:r>
        <w:rPr>
          <w:rFonts w:ascii="Times New Roman" w:hAnsi="Times New Roman" w:cs="Times New Roman"/>
          <w:lang w:eastAsia="zh-CN"/>
        </w:rPr>
        <w:t xml:space="preserve"> 22 BB, Fuel Cell Store, area: 2x2 cm</w:t>
      </w:r>
      <w:r w:rsidRPr="00146C15">
        <w:rPr>
          <w:rFonts w:ascii="Times New Roman" w:hAnsi="Times New Roman" w:cs="Times New Roman"/>
          <w:vertAlign w:val="superscript"/>
          <w:lang w:eastAsia="zh-CN"/>
        </w:rPr>
        <w:t>2</w:t>
      </w:r>
      <w:r>
        <w:rPr>
          <w:rFonts w:ascii="Times New Roman" w:hAnsi="Times New Roman" w:cs="Times New Roman"/>
          <w:lang w:eastAsia="zh-CN"/>
        </w:rPr>
        <w:t>) by hand-spraying. The GDL was fixed on a heated metal plate and kept at 120 ºC. As a result, the catalyst loading was 2 mg∙cm</w:t>
      </w:r>
      <w:r w:rsidRPr="00203D31">
        <w:rPr>
          <w:rFonts w:ascii="Times New Roman" w:hAnsi="Times New Roman" w:cs="Times New Roman"/>
          <w:vertAlign w:val="superscript"/>
          <w:lang w:eastAsia="zh-CN"/>
        </w:rPr>
        <w:t>-</w:t>
      </w:r>
      <w:r w:rsidRPr="00194ED0">
        <w:rPr>
          <w:rFonts w:ascii="Times New Roman" w:hAnsi="Times New Roman" w:cs="Times New Roman"/>
          <w:vertAlign w:val="superscript"/>
          <w:lang w:eastAsia="zh-CN"/>
        </w:rPr>
        <w:t>2</w:t>
      </w:r>
      <w:r>
        <w:rPr>
          <w:rFonts w:ascii="Times New Roman" w:hAnsi="Times New Roman" w:cs="Times New Roman"/>
          <w:lang w:eastAsia="zh-CN"/>
        </w:rPr>
        <w:t xml:space="preserve">, the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/catalyst ratio is 25 wt. % and the PTFE/catalyst ratio is 5 wt. %. The catalyst loading and surface hydrophilic/hydrophobic property can be further tuned by adjusting the usage of catalyst and PTFE accordingly. </w:t>
      </w:r>
    </w:p>
    <w:p w14:paraId="44ABFE87" w14:textId="77777777"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Electrochemical NH</w:t>
      </w:r>
      <w:r w:rsidRPr="00A14F59">
        <w:rPr>
          <w:rFonts w:ascii="Times New Roman" w:hAnsi="Times New Roman" w:cs="Times New Roman"/>
          <w:b/>
          <w:bCs/>
          <w:vertAlign w:val="subscript"/>
          <w:lang w:eastAsia="zh-CN"/>
        </w:rPr>
        <w:t>3</w:t>
      </w:r>
      <w:r w:rsidRPr="00A14F59">
        <w:rPr>
          <w:rFonts w:ascii="Times New Roman" w:hAnsi="Times New Roman" w:cs="Times New Roman"/>
          <w:b/>
          <w:bCs/>
          <w:lang w:eastAsia="zh-CN"/>
        </w:rPr>
        <w:t xml:space="preserve"> Synthesis in GDE Flow Cell</w:t>
      </w:r>
    </w:p>
    <w:p w14:paraId="15505A83" w14:textId="77777777" w:rsidR="00A14F59" w:rsidRDefault="00A14F59" w:rsidP="00A14F59">
      <w:pPr>
        <w:spacing w:line="360" w:lineRule="auto"/>
        <w:jc w:val="both"/>
        <w:rPr>
          <w:rFonts w:ascii="Times New Roman" w:hAnsi="Times New Roman" w:cs="Times New Roman"/>
          <w:lang w:eastAsia="zh-CN"/>
        </w:rPr>
      </w:pPr>
      <w:r w:rsidRPr="00EF7C45">
        <w:rPr>
          <w:rFonts w:ascii="Times New Roman" w:hAnsi="Times New Roman" w:cs="Times New Roman" w:hint="eastAsia"/>
          <w:lang w:eastAsia="zh-CN"/>
        </w:rPr>
        <w:t>T</w:t>
      </w:r>
      <w:r w:rsidRPr="00EF7C45">
        <w:rPr>
          <w:rFonts w:ascii="Times New Roman" w:hAnsi="Times New Roman" w:cs="Times New Roman"/>
          <w:lang w:eastAsia="zh-CN"/>
        </w:rPr>
        <w:t>he electrochemical N</w:t>
      </w:r>
      <w:r w:rsidRPr="00EF7C45">
        <w:rPr>
          <w:rFonts w:ascii="Times New Roman" w:hAnsi="Times New Roman" w:cs="Times New Roman"/>
          <w:vertAlign w:val="subscript"/>
          <w:lang w:eastAsia="zh-CN"/>
        </w:rPr>
        <w:t>2</w:t>
      </w:r>
      <w:r w:rsidRPr="00EF7C45">
        <w:rPr>
          <w:rFonts w:ascii="Times New Roman" w:hAnsi="Times New Roman" w:cs="Times New Roman"/>
          <w:lang w:eastAsia="zh-CN"/>
        </w:rPr>
        <w:t xml:space="preserve"> reduces was performed in the flow cell consisting of three compartments. A</w:t>
      </w:r>
      <w:r>
        <w:rPr>
          <w:rFonts w:ascii="Times New Roman" w:hAnsi="Times New Roman" w:cs="Times New Roman"/>
          <w:lang w:eastAsia="zh-CN"/>
        </w:rPr>
        <w:t xml:space="preserve"> three-electrode system was established in the flow cell connection with the </w:t>
      </w:r>
      <w:proofErr w:type="spellStart"/>
      <w:r>
        <w:rPr>
          <w:rFonts w:ascii="Times New Roman" w:hAnsi="Times New Roman" w:cs="Times New Roman"/>
          <w:lang w:eastAsia="zh-CN"/>
        </w:rPr>
        <w:t>Potentiostat</w:t>
      </w:r>
      <w:proofErr w:type="spellEnd"/>
      <w:r>
        <w:rPr>
          <w:rFonts w:ascii="Times New Roman" w:hAnsi="Times New Roman" w:cs="Times New Roman"/>
          <w:lang w:eastAsia="zh-CN"/>
        </w:rPr>
        <w:t xml:space="preserve"> (Interface 1010B, Gamry) as a power supply. The Mo-SAs GDE was employed as cathode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A 40 wt</w:t>
      </w:r>
      <w:r>
        <w:rPr>
          <w:rFonts w:ascii="Times New Roman" w:hAnsi="Times New Roman" w:cs="Times New Roman" w:hint="eastAsia"/>
          <w:lang w:eastAsia="zh-CN"/>
        </w:rPr>
        <w:t>.</w:t>
      </w:r>
      <w:r>
        <w:rPr>
          <w:rFonts w:ascii="Times New Roman" w:hAnsi="Times New Roman" w:cs="Times New Roman"/>
          <w:lang w:eastAsia="zh-CN"/>
        </w:rPr>
        <w:t xml:space="preserve"> </w:t>
      </w:r>
      <w:r>
        <w:rPr>
          <w:rFonts w:ascii="Times New Roman" w:hAnsi="Times New Roman" w:cs="Times New Roman" w:hint="eastAsia"/>
          <w:lang w:eastAsia="zh-CN"/>
        </w:rPr>
        <w:t>%</w:t>
      </w:r>
      <w:r>
        <w:rPr>
          <w:rFonts w:ascii="Times New Roman" w:hAnsi="Times New Roman" w:cs="Times New Roman"/>
          <w:lang w:eastAsia="zh-CN"/>
        </w:rPr>
        <w:t xml:space="preserve"> P</w:t>
      </w:r>
      <w:r>
        <w:rPr>
          <w:rFonts w:ascii="Times New Roman" w:hAnsi="Times New Roman" w:cs="Times New Roman" w:hint="eastAsia"/>
          <w:lang w:eastAsia="zh-CN"/>
        </w:rPr>
        <w:t>t/</w:t>
      </w:r>
      <w:r>
        <w:rPr>
          <w:rFonts w:ascii="Times New Roman" w:hAnsi="Times New Roman" w:cs="Times New Roman"/>
          <w:lang w:eastAsia="zh-CN"/>
        </w:rPr>
        <w:t xml:space="preserve">C </w:t>
      </w:r>
      <w:r>
        <w:rPr>
          <w:rFonts w:ascii="Times New Roman" w:hAnsi="Times New Roman" w:cs="Times New Roman" w:hint="eastAsia"/>
          <w:lang w:eastAsia="zh-CN"/>
        </w:rPr>
        <w:t>coated</w:t>
      </w:r>
      <w:r>
        <w:rPr>
          <w:rFonts w:ascii="Times New Roman" w:hAnsi="Times New Roman" w:cs="Times New Roman"/>
          <w:lang w:eastAsia="zh-CN"/>
        </w:rPr>
        <w:t xml:space="preserve"> GDL was used as anode also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xml:space="preserve"> and a</w:t>
      </w:r>
      <w:r>
        <w:t>n</w:t>
      </w:r>
      <w:r w:rsidRPr="00C34AE3">
        <w:rPr>
          <w:rFonts w:ascii="Times New Roman" w:hAnsi="Times New Roman" w:cs="Times New Roman"/>
          <w:lang w:eastAsia="zh-CN"/>
        </w:rPr>
        <w:t xml:space="preserve"> </w:t>
      </w:r>
      <w:r>
        <w:rPr>
          <w:rFonts w:ascii="Times New Roman" w:hAnsi="Times New Roman" w:cs="Times New Roman"/>
          <w:lang w:eastAsia="zh-CN"/>
        </w:rPr>
        <w:t>Ag/AgCl</w:t>
      </w:r>
      <w:r w:rsidRPr="00C34AE3">
        <w:rPr>
          <w:rFonts w:ascii="Times New Roman" w:hAnsi="Times New Roman" w:cs="Times New Roman"/>
          <w:lang w:eastAsia="zh-CN"/>
        </w:rPr>
        <w:t xml:space="preserve"> electrode (0.</w:t>
      </w:r>
      <w:r>
        <w:rPr>
          <w:rFonts w:ascii="Times New Roman" w:hAnsi="Times New Roman" w:cs="Times New Roman"/>
          <w:lang w:eastAsia="zh-CN"/>
        </w:rPr>
        <w:t>199</w:t>
      </w:r>
      <w:r w:rsidRPr="00C34AE3">
        <w:rPr>
          <w:rFonts w:ascii="Times New Roman" w:hAnsi="Times New Roman" w:cs="Times New Roman"/>
          <w:lang w:eastAsia="zh-CN"/>
        </w:rPr>
        <w:t xml:space="preserve"> V vs NHE) as</w:t>
      </w:r>
      <w:r>
        <w:rPr>
          <w:rFonts w:ascii="Times New Roman" w:hAnsi="Times New Roman" w:cs="Times New Roman" w:hint="eastAsia"/>
          <w:lang w:eastAsia="zh-CN"/>
        </w:rPr>
        <w:t xml:space="preserve"> </w:t>
      </w:r>
      <w:r w:rsidRPr="00C34AE3">
        <w:rPr>
          <w:rFonts w:ascii="Times New Roman" w:hAnsi="Times New Roman" w:cs="Times New Roman"/>
          <w:lang w:eastAsia="zh-CN"/>
        </w:rPr>
        <w:t>reference electrode</w:t>
      </w:r>
      <w:r>
        <w:rPr>
          <w:rFonts w:ascii="Times New Roman" w:hAnsi="Times New Roman" w:cs="Times New Roman"/>
          <w:lang w:eastAsia="zh-CN"/>
        </w:rPr>
        <w:t xml:space="preserve">. The anion exchange membrane (AEM, </w:t>
      </w:r>
      <w:proofErr w:type="spellStart"/>
      <w:r>
        <w:rPr>
          <w:rFonts w:ascii="Times New Roman" w:hAnsi="Times New Roman" w:cs="Times New Roman"/>
          <w:lang w:eastAsia="zh-CN"/>
        </w:rPr>
        <w:t>Sustainion</w:t>
      </w:r>
      <w:proofErr w:type="spellEnd"/>
      <w:r>
        <w:rPr>
          <w:rFonts w:ascii="Times New Roman" w:hAnsi="Times New Roman" w:cs="Times New Roman"/>
          <w:lang w:eastAsia="zh-CN"/>
        </w:rPr>
        <w:t xml:space="preserve"> X37-50 Grade T, Dioxide Materials)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xml:space="preserve"> was used as anode. Two</w:t>
      </w:r>
      <w:r w:rsidRPr="00195B8E">
        <w:rPr>
          <w:rFonts w:ascii="Times New Roman" w:hAnsi="Times New Roman" w:cs="Times New Roman"/>
          <w:lang w:eastAsia="zh-CN"/>
        </w:rPr>
        <w:t xml:space="preserve"> peristaltic pump </w:t>
      </w:r>
      <w:r>
        <w:rPr>
          <w:rFonts w:ascii="Times New Roman" w:hAnsi="Times New Roman" w:cs="Times New Roman"/>
          <w:lang w:eastAsia="zh-CN"/>
        </w:rPr>
        <w:t xml:space="preserve">(YZ1515x, </w:t>
      </w:r>
      <w:proofErr w:type="spellStart"/>
      <w:r>
        <w:rPr>
          <w:rFonts w:ascii="Times New Roman" w:hAnsi="Times New Roman" w:cs="Times New Roman"/>
          <w:lang w:eastAsia="zh-CN"/>
        </w:rPr>
        <w:t>LongerPump</w:t>
      </w:r>
      <w:proofErr w:type="spellEnd"/>
      <w:r>
        <w:rPr>
          <w:rFonts w:ascii="Times New Roman" w:hAnsi="Times New Roman" w:cs="Times New Roman"/>
          <w:lang w:eastAsia="zh-CN"/>
        </w:rPr>
        <w:t xml:space="preserve">) </w:t>
      </w:r>
      <w:r w:rsidRPr="00195B8E">
        <w:rPr>
          <w:rFonts w:ascii="Times New Roman" w:hAnsi="Times New Roman" w:cs="Times New Roman"/>
          <w:lang w:eastAsia="zh-CN"/>
        </w:rPr>
        <w:t>was used to apply electrolytes with a</w:t>
      </w:r>
      <w:r>
        <w:rPr>
          <w:rFonts w:ascii="Times New Roman" w:hAnsi="Times New Roman" w:cs="Times New Roman" w:hint="eastAsia"/>
          <w:lang w:eastAsia="zh-CN"/>
        </w:rPr>
        <w:t xml:space="preserve"> </w:t>
      </w:r>
      <w:r w:rsidRPr="00195B8E">
        <w:rPr>
          <w:rFonts w:ascii="Times New Roman" w:hAnsi="Times New Roman" w:cs="Times New Roman"/>
          <w:lang w:eastAsia="zh-CN"/>
        </w:rPr>
        <w:t xml:space="preserve">constant flow rate of </w:t>
      </w:r>
      <w:r>
        <w:rPr>
          <w:rFonts w:ascii="Times New Roman" w:hAnsi="Times New Roman" w:cs="Times New Roman"/>
          <w:lang w:eastAsia="zh-CN"/>
        </w:rPr>
        <w:t>3</w:t>
      </w:r>
      <w:r w:rsidRPr="00195B8E">
        <w:rPr>
          <w:rFonts w:ascii="Times New Roman" w:hAnsi="Times New Roman" w:cs="Times New Roman"/>
          <w:lang w:eastAsia="zh-CN"/>
        </w:rPr>
        <w:t>0 mL</w:t>
      </w:r>
      <w:r>
        <w:rPr>
          <w:rFonts w:ascii="Times New Roman" w:hAnsi="Times New Roman" w:cs="Times New Roman"/>
          <w:lang w:eastAsia="zh-CN"/>
        </w:rPr>
        <w:t>∙</w:t>
      </w:r>
      <w:r w:rsidRPr="00195B8E">
        <w:rPr>
          <w:rFonts w:ascii="Times New Roman" w:hAnsi="Times New Roman" w:cs="Times New Roman"/>
          <w:lang w:eastAsia="zh-CN"/>
        </w:rPr>
        <w:t>min</w:t>
      </w:r>
      <w:r w:rsidRPr="009649A5">
        <w:rPr>
          <w:rFonts w:ascii="Times New Roman" w:hAnsi="Times New Roman" w:cs="Times New Roman"/>
          <w:vertAlign w:val="superscript"/>
          <w:lang w:eastAsia="zh-CN"/>
        </w:rPr>
        <w:t>-1</w:t>
      </w:r>
      <w:r w:rsidRPr="00195B8E">
        <w:rPr>
          <w:rFonts w:ascii="Times New Roman" w:hAnsi="Times New Roman" w:cs="Times New Roman"/>
          <w:lang w:eastAsia="zh-CN"/>
        </w:rPr>
        <w:t xml:space="preserve"> through the flow reactor from</w:t>
      </w:r>
      <w:r>
        <w:rPr>
          <w:rFonts w:ascii="Times New Roman" w:hAnsi="Times New Roman" w:cs="Times New Roman"/>
          <w:lang w:eastAsia="zh-CN"/>
        </w:rPr>
        <w:t xml:space="preserve"> </w:t>
      </w:r>
      <w:r w:rsidRPr="00195B8E">
        <w:rPr>
          <w:rFonts w:ascii="Times New Roman" w:hAnsi="Times New Roman" w:cs="Times New Roman"/>
          <w:lang w:eastAsia="zh-CN"/>
        </w:rPr>
        <w:t>bottom to top</w:t>
      </w:r>
      <w:r>
        <w:rPr>
          <w:rFonts w:ascii="Times New Roman" w:hAnsi="Times New Roman" w:cs="Times New Roman"/>
          <w:lang w:eastAsia="zh-CN"/>
        </w:rPr>
        <w:t xml:space="preserve"> for both cathodic and anodic chamber. </w:t>
      </w:r>
      <w:r w:rsidRPr="00195B8E">
        <w:rPr>
          <w:rFonts w:ascii="Times New Roman" w:hAnsi="Times New Roman" w:cs="Times New Roman"/>
          <w:lang w:eastAsia="zh-CN"/>
        </w:rPr>
        <w:t>The N</w:t>
      </w:r>
      <w:r w:rsidRPr="00D445FE">
        <w:rPr>
          <w:rFonts w:ascii="Times New Roman" w:hAnsi="Times New Roman" w:cs="Times New Roman"/>
          <w:vertAlign w:val="subscript"/>
          <w:lang w:eastAsia="zh-CN"/>
        </w:rPr>
        <w:t>2</w:t>
      </w:r>
      <w:r w:rsidRPr="00195B8E">
        <w:rPr>
          <w:rFonts w:ascii="Times New Roman" w:hAnsi="Times New Roman" w:cs="Times New Roman"/>
          <w:lang w:eastAsia="zh-CN"/>
        </w:rPr>
        <w:t xml:space="preserve"> supply was</w:t>
      </w:r>
      <w:r>
        <w:rPr>
          <w:rFonts w:ascii="Times New Roman" w:hAnsi="Times New Roman" w:cs="Times New Roman"/>
          <w:lang w:eastAsia="zh-CN"/>
        </w:rPr>
        <w:t xml:space="preserve"> </w:t>
      </w:r>
      <w:r>
        <w:rPr>
          <w:rFonts w:ascii="Times New Roman" w:hAnsi="Times New Roman" w:cs="Times New Roman" w:hint="eastAsia"/>
          <w:lang w:eastAsia="zh-CN"/>
        </w:rPr>
        <w:t>first</w:t>
      </w:r>
      <w:r>
        <w:rPr>
          <w:rFonts w:ascii="Times New Roman" w:hAnsi="Times New Roman" w:cs="Times New Roman"/>
          <w:lang w:eastAsia="zh-CN"/>
        </w:rPr>
        <w:t xml:space="preserve"> </w:t>
      </w:r>
      <w:r>
        <w:rPr>
          <w:rFonts w:ascii="Times New Roman" w:hAnsi="Times New Roman" w:cs="Times New Roman" w:hint="eastAsia"/>
          <w:lang w:eastAsia="zh-CN"/>
        </w:rPr>
        <w:t>go</w:t>
      </w:r>
      <w:r>
        <w:rPr>
          <w:rFonts w:ascii="Times New Roman" w:hAnsi="Times New Roman" w:cs="Times New Roman"/>
          <w:lang w:eastAsia="zh-CN"/>
        </w:rPr>
        <w:t xml:space="preserve"> </w:t>
      </w:r>
      <w:r>
        <w:rPr>
          <w:rFonts w:ascii="Times New Roman" w:hAnsi="Times New Roman" w:cs="Times New Roman" w:hint="eastAsia"/>
          <w:lang w:eastAsia="zh-CN"/>
        </w:rPr>
        <w:t>through</w:t>
      </w:r>
      <w:r>
        <w:rPr>
          <w:rFonts w:ascii="Times New Roman" w:hAnsi="Times New Roman" w:cs="Times New Roman"/>
          <w:lang w:eastAsia="zh-CN"/>
        </w:rPr>
        <w:t xml:space="preserve"> a gas purifier (</w:t>
      </w:r>
      <w:r>
        <w:rPr>
          <w:rFonts w:ascii="Times New Roman" w:hAnsi="Times New Roman" w:cs="Times New Roman" w:hint="eastAsia"/>
          <w:lang w:eastAsia="zh-CN"/>
        </w:rPr>
        <w:t>a</w:t>
      </w:r>
      <w:r>
        <w:rPr>
          <w:rFonts w:ascii="Times New Roman" w:hAnsi="Times New Roman" w:cs="Times New Roman"/>
          <w:lang w:eastAsia="zh-CN"/>
        </w:rPr>
        <w:t>n oxidizing trap filled with 0.1 M KMnO</w:t>
      </w:r>
      <w:r w:rsidRPr="00D71A44">
        <w:rPr>
          <w:rFonts w:ascii="Times New Roman" w:hAnsi="Times New Roman" w:cs="Times New Roman"/>
          <w:vertAlign w:val="subscript"/>
          <w:lang w:eastAsia="zh-CN"/>
        </w:rPr>
        <w:t>4</w:t>
      </w:r>
      <w:r>
        <w:rPr>
          <w:rFonts w:ascii="Times New Roman" w:hAnsi="Times New Roman" w:cs="Times New Roman"/>
          <w:lang w:eastAsia="zh-CN"/>
        </w:rPr>
        <w:t xml:space="preserve"> in aqueous 0.1 M KOH) to remove any NO</w:t>
      </w:r>
      <w:r w:rsidRPr="00D71A44">
        <w:rPr>
          <w:rFonts w:ascii="Times New Roman" w:hAnsi="Times New Roman" w:cs="Times New Roman"/>
          <w:i/>
          <w:iCs/>
          <w:vertAlign w:val="subscript"/>
          <w:lang w:eastAsia="zh-CN"/>
        </w:rPr>
        <w:t>x</w:t>
      </w:r>
      <w:r>
        <w:rPr>
          <w:rFonts w:ascii="Times New Roman" w:hAnsi="Times New Roman" w:cs="Times New Roman"/>
          <w:lang w:eastAsia="zh-CN"/>
        </w:rPr>
        <w:t xml:space="preserve">. Then the gas flow was </w:t>
      </w:r>
      <w:r>
        <w:rPr>
          <w:rFonts w:ascii="Times New Roman" w:hAnsi="Times New Roman" w:cs="Times New Roman" w:hint="eastAsia"/>
          <w:lang w:eastAsia="zh-CN"/>
        </w:rPr>
        <w:t>precisely</w:t>
      </w:r>
      <w:r>
        <w:rPr>
          <w:rFonts w:ascii="Times New Roman" w:hAnsi="Times New Roman" w:cs="Times New Roman"/>
          <w:lang w:eastAsia="zh-CN"/>
        </w:rPr>
        <w:t xml:space="preserve"> </w:t>
      </w:r>
      <w:r>
        <w:rPr>
          <w:rFonts w:ascii="Times New Roman" w:hAnsi="Times New Roman" w:cs="Times New Roman" w:hint="eastAsia"/>
          <w:lang w:eastAsia="zh-CN"/>
        </w:rPr>
        <w:t>controlled</w:t>
      </w:r>
      <w:r>
        <w:rPr>
          <w:rFonts w:ascii="Times New Roman" w:hAnsi="Times New Roman" w:cs="Times New Roman"/>
          <w:lang w:eastAsia="zh-CN"/>
        </w:rPr>
        <w:t xml:space="preserve"> </w:t>
      </w:r>
      <w:r w:rsidRPr="00195B8E">
        <w:rPr>
          <w:rFonts w:ascii="Times New Roman" w:hAnsi="Times New Roman" w:cs="Times New Roman"/>
          <w:lang w:eastAsia="zh-CN"/>
        </w:rPr>
        <w:t>with a continuous flow rate of 10 mL</w:t>
      </w:r>
      <w:r>
        <w:rPr>
          <w:rFonts w:ascii="Times New Roman" w:hAnsi="Times New Roman" w:cs="Times New Roman"/>
          <w:lang w:eastAsia="zh-CN"/>
        </w:rPr>
        <w:t>∙</w:t>
      </w:r>
      <w:r w:rsidRPr="00195B8E">
        <w:rPr>
          <w:rFonts w:ascii="Times New Roman" w:hAnsi="Times New Roman" w:cs="Times New Roman"/>
          <w:lang w:eastAsia="zh-CN"/>
        </w:rPr>
        <w:t>min</w:t>
      </w:r>
      <w:r w:rsidRPr="00145981">
        <w:rPr>
          <w:rFonts w:ascii="Times New Roman" w:hAnsi="Times New Roman" w:cs="Times New Roman"/>
          <w:vertAlign w:val="superscript"/>
          <w:lang w:eastAsia="zh-CN"/>
        </w:rPr>
        <w:t>-1</w:t>
      </w:r>
      <w:r w:rsidRPr="00D71A44">
        <w:rPr>
          <w:rFonts w:ascii="Times New Roman" w:hAnsi="Times New Roman" w:cs="Times New Roman" w:hint="eastAsia"/>
          <w:lang w:eastAsia="zh-CN"/>
        </w:rPr>
        <w:t xml:space="preserve"> </w:t>
      </w:r>
      <w:r>
        <w:rPr>
          <w:rFonts w:ascii="Times New Roman" w:hAnsi="Times New Roman" w:cs="Times New Roman" w:hint="eastAsia"/>
          <w:lang w:eastAsia="zh-CN"/>
        </w:rPr>
        <w:t>via</w:t>
      </w:r>
      <w:r>
        <w:rPr>
          <w:rFonts w:ascii="Times New Roman" w:hAnsi="Times New Roman" w:cs="Times New Roman"/>
          <w:lang w:eastAsia="zh-CN"/>
        </w:rPr>
        <w:t xml:space="preserve"> </w:t>
      </w:r>
      <w:r>
        <w:rPr>
          <w:rFonts w:ascii="Times New Roman" w:hAnsi="Times New Roman" w:cs="Times New Roman" w:hint="eastAsia"/>
          <w:lang w:eastAsia="zh-CN"/>
        </w:rPr>
        <w:t>a</w:t>
      </w:r>
      <w:r w:rsidRPr="00195B8E">
        <w:rPr>
          <w:rFonts w:ascii="Times New Roman" w:hAnsi="Times New Roman" w:cs="Times New Roman"/>
          <w:lang w:eastAsia="zh-CN"/>
        </w:rPr>
        <w:t xml:space="preserve"> </w:t>
      </w:r>
      <w:r>
        <w:rPr>
          <w:rFonts w:ascii="Times New Roman" w:hAnsi="Times New Roman" w:cs="Times New Roman" w:hint="eastAsia"/>
          <w:lang w:eastAsia="zh-CN"/>
        </w:rPr>
        <w:t>mass</w:t>
      </w:r>
      <w:r>
        <w:rPr>
          <w:rFonts w:ascii="Times New Roman" w:hAnsi="Times New Roman" w:cs="Times New Roman"/>
          <w:lang w:eastAsia="zh-CN"/>
        </w:rPr>
        <w:t xml:space="preserve"> </w:t>
      </w:r>
      <w:r>
        <w:rPr>
          <w:rFonts w:ascii="Times New Roman" w:hAnsi="Times New Roman" w:cs="Times New Roman" w:hint="eastAsia"/>
          <w:lang w:eastAsia="zh-CN"/>
        </w:rPr>
        <w:t>flow</w:t>
      </w:r>
      <w:r>
        <w:rPr>
          <w:rFonts w:ascii="Times New Roman" w:hAnsi="Times New Roman" w:cs="Times New Roman"/>
          <w:lang w:eastAsia="zh-CN"/>
        </w:rPr>
        <w:t xml:space="preserve"> </w:t>
      </w:r>
      <w:r>
        <w:rPr>
          <w:rFonts w:ascii="Times New Roman" w:hAnsi="Times New Roman" w:cs="Times New Roman" w:hint="eastAsia"/>
          <w:lang w:eastAsia="zh-CN"/>
        </w:rPr>
        <w:t>controller</w:t>
      </w:r>
      <w:r>
        <w:rPr>
          <w:rFonts w:ascii="Times New Roman" w:hAnsi="Times New Roman" w:cs="Times New Roman"/>
          <w:lang w:eastAsia="zh-CN"/>
        </w:rPr>
        <w:t xml:space="preserve"> (MC-200SCCM-D/5M, </w:t>
      </w:r>
      <w:proofErr w:type="spellStart"/>
      <w:r>
        <w:rPr>
          <w:rFonts w:ascii="Times New Roman" w:hAnsi="Times New Roman" w:cs="Times New Roman"/>
          <w:lang w:eastAsia="zh-CN"/>
        </w:rPr>
        <w:t>Alicat</w:t>
      </w:r>
      <w:proofErr w:type="spellEnd"/>
      <w:r>
        <w:rPr>
          <w:rFonts w:ascii="Times New Roman" w:hAnsi="Times New Roman" w:cs="Times New Roman"/>
          <w:lang w:eastAsia="zh-CN"/>
        </w:rPr>
        <w:t xml:space="preserve"> Scientific, Inc.). </w:t>
      </w:r>
      <w:r w:rsidRPr="00195B8E">
        <w:rPr>
          <w:rFonts w:ascii="Times New Roman" w:hAnsi="Times New Roman" w:cs="Times New Roman"/>
          <w:lang w:eastAsia="zh-CN"/>
        </w:rPr>
        <w:t>The presented current density was normalized to the geometric</w:t>
      </w:r>
      <w:r>
        <w:rPr>
          <w:rFonts w:ascii="Times New Roman" w:hAnsi="Times New Roman" w:cs="Times New Roman" w:hint="eastAsia"/>
          <w:lang w:eastAsia="zh-CN"/>
        </w:rPr>
        <w:t xml:space="preserve"> </w:t>
      </w:r>
      <w:r w:rsidRPr="00195B8E">
        <w:rPr>
          <w:rFonts w:ascii="Times New Roman" w:hAnsi="Times New Roman" w:cs="Times New Roman"/>
          <w:lang w:eastAsia="zh-CN"/>
        </w:rPr>
        <w:t>surface area.</w:t>
      </w:r>
      <w:r>
        <w:rPr>
          <w:rFonts w:ascii="Times New Roman" w:hAnsi="Times New Roman" w:cs="Times New Roman"/>
          <w:lang w:eastAsia="zh-CN"/>
        </w:rPr>
        <w:t xml:space="preserve"> </w:t>
      </w:r>
      <w:r w:rsidRPr="00195B8E">
        <w:rPr>
          <w:rFonts w:ascii="Times New Roman" w:hAnsi="Times New Roman" w:cs="Times New Roman"/>
          <w:lang w:eastAsia="zh-CN"/>
        </w:rPr>
        <w:t>All experiments were carried out at room temperature.</w:t>
      </w:r>
      <w:r>
        <w:rPr>
          <w:rFonts w:ascii="Times New Roman" w:hAnsi="Times New Roman" w:cs="Times New Roman"/>
          <w:lang w:eastAsia="zh-CN"/>
        </w:rPr>
        <w:t xml:space="preserve"> </w:t>
      </w:r>
      <w:r w:rsidRPr="00872465">
        <w:rPr>
          <w:rFonts w:ascii="Times New Roman" w:hAnsi="Times New Roman" w:cs="Times New Roman"/>
          <w:lang w:eastAsia="zh-CN"/>
        </w:rPr>
        <w:t>The potentials for</w:t>
      </w:r>
      <w:r>
        <w:rPr>
          <w:rFonts w:ascii="Times New Roman" w:hAnsi="Times New Roman" w:cs="Times New Roman"/>
          <w:lang w:eastAsia="zh-CN"/>
        </w:rPr>
        <w:t xml:space="preserve"> </w:t>
      </w:r>
      <w:proofErr w:type="spellStart"/>
      <w:r w:rsidRPr="00872465">
        <w:rPr>
          <w:rFonts w:ascii="Times New Roman" w:hAnsi="Times New Roman" w:cs="Times New Roman"/>
          <w:lang w:eastAsia="zh-CN"/>
        </w:rPr>
        <w:t>eNRR</w:t>
      </w:r>
      <w:proofErr w:type="spellEnd"/>
      <w:r w:rsidRPr="00872465">
        <w:rPr>
          <w:rFonts w:ascii="Times New Roman" w:hAnsi="Times New Roman" w:cs="Times New Roman"/>
          <w:lang w:eastAsia="zh-CN"/>
        </w:rPr>
        <w:t xml:space="preserve"> were corrected using the automatic </w:t>
      </w:r>
      <w:proofErr w:type="spellStart"/>
      <w:r w:rsidRPr="00872465">
        <w:rPr>
          <w:rFonts w:ascii="Times New Roman" w:hAnsi="Times New Roman" w:cs="Times New Roman"/>
          <w:lang w:eastAsia="zh-CN"/>
        </w:rPr>
        <w:t>iR</w:t>
      </w:r>
      <w:proofErr w:type="spellEnd"/>
      <w:r w:rsidRPr="00872465">
        <w:rPr>
          <w:rFonts w:ascii="Times New Roman" w:hAnsi="Times New Roman" w:cs="Times New Roman"/>
          <w:lang w:eastAsia="zh-CN"/>
        </w:rPr>
        <w:t>-compensation function</w:t>
      </w:r>
      <w:r>
        <w:rPr>
          <w:rFonts w:ascii="Times New Roman" w:hAnsi="Times New Roman" w:cs="Times New Roman" w:hint="eastAsia"/>
          <w:lang w:eastAsia="zh-CN"/>
        </w:rPr>
        <w:t xml:space="preserve"> </w:t>
      </w:r>
      <w:r w:rsidRPr="00872465">
        <w:rPr>
          <w:rFonts w:ascii="Times New Roman" w:hAnsi="Times New Roman" w:cs="Times New Roman"/>
          <w:lang w:eastAsia="zh-CN"/>
        </w:rPr>
        <w:t xml:space="preserve">on the </w:t>
      </w:r>
      <w:proofErr w:type="spellStart"/>
      <w:r w:rsidRPr="00872465">
        <w:rPr>
          <w:rFonts w:ascii="Times New Roman" w:hAnsi="Times New Roman" w:cs="Times New Roman"/>
          <w:lang w:eastAsia="zh-CN"/>
        </w:rPr>
        <w:t>potentiostat</w:t>
      </w:r>
      <w:proofErr w:type="spellEnd"/>
      <w:r w:rsidRPr="00872465">
        <w:rPr>
          <w:rFonts w:ascii="Times New Roman" w:hAnsi="Times New Roman" w:cs="Times New Roman"/>
          <w:lang w:eastAsia="zh-CN"/>
        </w:rPr>
        <w:t>.</w:t>
      </w:r>
    </w:p>
    <w:p w14:paraId="46AD026C" w14:textId="77777777" w:rsidR="00A14F59" w:rsidRDefault="00A14F59" w:rsidP="00A14F59">
      <w:pPr>
        <w:spacing w:line="360" w:lineRule="auto"/>
        <w:jc w:val="both"/>
        <w:rPr>
          <w:rFonts w:ascii="Times New Roman" w:hAnsi="Times New Roman" w:cs="Times New Roman"/>
          <w:lang w:eastAsia="zh-CN"/>
        </w:rPr>
      </w:pPr>
      <w:r>
        <w:rPr>
          <w:rFonts w:ascii="Times New Roman" w:hAnsi="Times New Roman" w:cs="Times New Roman"/>
          <w:lang w:eastAsia="zh-CN"/>
        </w:rPr>
        <w:t>For a standard experiment, all chambers were in working conditions for 30 mins to reach steady state. 2 mL of the catholyte was taken to determine the initial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 as baseline. </w:t>
      </w:r>
      <w:r w:rsidRPr="004C626B">
        <w:rPr>
          <w:rFonts w:ascii="Times New Roman" w:hAnsi="Times New Roman" w:cs="Times New Roman"/>
          <w:lang w:eastAsia="zh-CN"/>
        </w:rPr>
        <w:t>Subsequently,</w:t>
      </w:r>
      <w:r>
        <w:rPr>
          <w:rFonts w:ascii="Times New Roman" w:hAnsi="Times New Roman" w:cs="Times New Roman"/>
          <w:lang w:eastAsia="zh-CN"/>
        </w:rPr>
        <w:t xml:space="preserve"> 2 hours chronoamperometry measurement was conducted with a constant applied </w:t>
      </w:r>
      <w:r>
        <w:rPr>
          <w:rFonts w:ascii="Times New Roman" w:hAnsi="Times New Roman" w:cs="Times New Roman"/>
          <w:lang w:eastAsia="zh-CN"/>
        </w:rPr>
        <w:lastRenderedPageBreak/>
        <w:t>potential vs. RHE.</w:t>
      </w:r>
      <w:r w:rsidRPr="004C626B">
        <w:rPr>
          <w:rFonts w:ascii="Times New Roman" w:hAnsi="Times New Roman" w:cs="Times New Roman"/>
          <w:lang w:eastAsia="zh-CN"/>
        </w:rPr>
        <w:t xml:space="preserve"> </w:t>
      </w:r>
      <w:r>
        <w:rPr>
          <w:rFonts w:ascii="Times New Roman" w:hAnsi="Times New Roman" w:cs="Times New Roman"/>
          <w:lang w:eastAsia="zh-CN"/>
        </w:rPr>
        <w:t>Afterward, 2 mL of the catholyte was taken to determine the final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 The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synthesized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was calculated based on the difference of the final and initial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concentrations. </w:t>
      </w:r>
      <w:r w:rsidRPr="00CE1A82">
        <w:rPr>
          <w:rFonts w:ascii="Times New Roman" w:hAnsi="Times New Roman" w:cs="Times New Roman"/>
          <w:lang w:eastAsia="zh-CN"/>
        </w:rPr>
        <w:t>The</w:t>
      </w:r>
      <w:r>
        <w:rPr>
          <w:rFonts w:ascii="Times New Roman" w:hAnsi="Times New Roman" w:cs="Times New Roman"/>
          <w:lang w:eastAsia="zh-CN"/>
        </w:rPr>
        <w:t xml:space="preserve"> </w:t>
      </w:r>
      <w:r w:rsidRPr="00CE1A82">
        <w:rPr>
          <w:rFonts w:ascii="Times New Roman" w:hAnsi="Times New Roman" w:cs="Times New Roman"/>
          <w:lang w:eastAsia="zh-CN"/>
        </w:rPr>
        <w:t>concentration of NH</w:t>
      </w:r>
      <w:r w:rsidRPr="00CE1A82">
        <w:rPr>
          <w:rFonts w:ascii="Times New Roman" w:hAnsi="Times New Roman" w:cs="Times New Roman"/>
          <w:vertAlign w:val="subscript"/>
          <w:lang w:eastAsia="zh-CN"/>
        </w:rPr>
        <w:t>3</w:t>
      </w:r>
      <w:r w:rsidRPr="00CE1A82">
        <w:rPr>
          <w:rFonts w:ascii="Times New Roman" w:hAnsi="Times New Roman" w:cs="Times New Roman"/>
          <w:lang w:eastAsia="zh-CN"/>
        </w:rPr>
        <w:t xml:space="preserve"> and N</w:t>
      </w:r>
      <w:r w:rsidRPr="00CE1A82">
        <w:rPr>
          <w:rFonts w:ascii="Times New Roman" w:hAnsi="Times New Roman" w:cs="Times New Roman"/>
          <w:vertAlign w:val="subscript"/>
          <w:lang w:eastAsia="zh-CN"/>
        </w:rPr>
        <w:t>2</w:t>
      </w:r>
      <w:r w:rsidRPr="00CE1A82">
        <w:rPr>
          <w:rFonts w:ascii="Times New Roman" w:hAnsi="Times New Roman" w:cs="Times New Roman"/>
          <w:lang w:eastAsia="zh-CN"/>
        </w:rPr>
        <w:t>H</w:t>
      </w:r>
      <w:r w:rsidRPr="00CE1A82">
        <w:rPr>
          <w:rFonts w:ascii="Times New Roman" w:hAnsi="Times New Roman" w:cs="Times New Roman"/>
          <w:vertAlign w:val="subscript"/>
          <w:lang w:eastAsia="zh-CN"/>
        </w:rPr>
        <w:t>4</w:t>
      </w:r>
      <w:r w:rsidRPr="00CE1A82">
        <w:rPr>
          <w:rFonts w:ascii="Times New Roman" w:hAnsi="Times New Roman" w:cs="Times New Roman"/>
          <w:lang w:eastAsia="zh-CN"/>
        </w:rPr>
        <w:t xml:space="preserve"> w</w:t>
      </w:r>
      <w:r>
        <w:rPr>
          <w:rFonts w:ascii="Times New Roman" w:hAnsi="Times New Roman" w:cs="Times New Roman"/>
          <w:lang w:eastAsia="zh-CN"/>
        </w:rPr>
        <w:t>ere</w:t>
      </w:r>
      <w:r w:rsidRPr="00CE1A82">
        <w:rPr>
          <w:rFonts w:ascii="Times New Roman" w:hAnsi="Times New Roman" w:cs="Times New Roman"/>
          <w:lang w:eastAsia="zh-CN"/>
        </w:rPr>
        <w:t xml:space="preserve"> detected by the Berthelot</w:t>
      </w:r>
      <w:r>
        <w:rPr>
          <w:rFonts w:ascii="Times New Roman" w:hAnsi="Times New Roman" w:cs="Times New Roman" w:hint="eastAsia"/>
          <w:lang w:eastAsia="zh-CN"/>
        </w:rPr>
        <w:t xml:space="preserve"> </w:t>
      </w:r>
      <w:r w:rsidRPr="00CE1A82">
        <w:rPr>
          <w:rFonts w:ascii="Times New Roman" w:hAnsi="Times New Roman" w:cs="Times New Roman"/>
          <w:lang w:eastAsia="zh-CN"/>
        </w:rPr>
        <w:t>reaction using indophenol blue</w:t>
      </w:r>
      <w:r>
        <w:rPr>
          <w:rFonts w:ascii="Times New Roman" w:hAnsi="Times New Roman" w:cs="Times New Roman"/>
          <w:lang w:eastAsia="zh-CN"/>
        </w:rPr>
        <w:t xml:space="preserve"> method,</w:t>
      </w:r>
      <w:r w:rsidRPr="00CE1A82">
        <w:t xml:space="preserve"> </w:t>
      </w:r>
      <w:r w:rsidRPr="00CE1A82">
        <w:rPr>
          <w:rFonts w:ascii="Times New Roman" w:hAnsi="Times New Roman" w:cs="Times New Roman"/>
          <w:lang w:eastAsia="zh-CN"/>
        </w:rPr>
        <w:t xml:space="preserve">Nessler’s </w:t>
      </w:r>
      <w:r>
        <w:rPr>
          <w:rFonts w:ascii="Times New Roman" w:hAnsi="Times New Roman" w:cs="Times New Roman"/>
          <w:lang w:eastAsia="zh-CN"/>
        </w:rPr>
        <w:t>r</w:t>
      </w:r>
      <w:r w:rsidRPr="00CE1A82">
        <w:rPr>
          <w:rFonts w:ascii="Times New Roman" w:hAnsi="Times New Roman" w:cs="Times New Roman"/>
          <w:lang w:eastAsia="zh-CN"/>
        </w:rPr>
        <w:t xml:space="preserve">eagent </w:t>
      </w:r>
      <w:r>
        <w:rPr>
          <w:rFonts w:ascii="Times New Roman" w:hAnsi="Times New Roman" w:cs="Times New Roman"/>
          <w:lang w:eastAsia="zh-CN"/>
        </w:rPr>
        <w:t>m</w:t>
      </w:r>
      <w:r w:rsidRPr="00CE1A82">
        <w:rPr>
          <w:rFonts w:ascii="Times New Roman" w:hAnsi="Times New Roman" w:cs="Times New Roman"/>
          <w:lang w:eastAsia="zh-CN"/>
        </w:rPr>
        <w:t>ethod</w:t>
      </w:r>
      <w:r>
        <w:rPr>
          <w:rFonts w:ascii="Times New Roman" w:hAnsi="Times New Roman" w:cs="Times New Roman"/>
          <w:lang w:eastAsia="zh-CN"/>
        </w:rPr>
        <w:t>,</w:t>
      </w:r>
      <w:r w:rsidRPr="00CE1A82">
        <w:rPr>
          <w:rFonts w:ascii="Times New Roman" w:hAnsi="Times New Roman" w:cs="Times New Roman"/>
          <w:lang w:eastAsia="zh-CN"/>
        </w:rPr>
        <w:t xml:space="preserve"> and Watt and</w:t>
      </w:r>
      <w:r>
        <w:rPr>
          <w:rFonts w:ascii="Times New Roman" w:hAnsi="Times New Roman" w:cs="Times New Roman" w:hint="eastAsia"/>
          <w:lang w:eastAsia="zh-CN"/>
        </w:rPr>
        <w:t xml:space="preserve"> </w:t>
      </w:r>
      <w:r w:rsidRPr="00CE1A82">
        <w:rPr>
          <w:rFonts w:ascii="Times New Roman" w:hAnsi="Times New Roman" w:cs="Times New Roman"/>
          <w:lang w:eastAsia="zh-CN"/>
        </w:rPr>
        <w:t>Chrisp</w:t>
      </w:r>
      <w:r>
        <w:rPr>
          <w:rFonts w:ascii="Times New Roman" w:hAnsi="Times New Roman" w:cs="Times New Roman"/>
          <w:lang w:eastAsia="zh-CN"/>
        </w:rPr>
        <w:t>’s method</w:t>
      </w:r>
      <w:r w:rsidRPr="00CE1A82">
        <w:rPr>
          <w:rFonts w:ascii="Times New Roman" w:hAnsi="Times New Roman" w:cs="Times New Roman"/>
          <w:lang w:eastAsia="zh-CN"/>
        </w:rPr>
        <w:t xml:space="preserve">, which </w:t>
      </w:r>
      <w:r>
        <w:rPr>
          <w:rFonts w:ascii="Times New Roman" w:hAnsi="Times New Roman" w:cs="Times New Roman"/>
          <w:lang w:eastAsia="zh-CN"/>
        </w:rPr>
        <w:t>were</w:t>
      </w:r>
      <w:r w:rsidRPr="00CE1A82">
        <w:rPr>
          <w:rFonts w:ascii="Times New Roman" w:hAnsi="Times New Roman" w:cs="Times New Roman"/>
          <w:lang w:eastAsia="zh-CN"/>
        </w:rPr>
        <w:t xml:space="preserve"> described </w:t>
      </w:r>
      <w:r>
        <w:rPr>
          <w:rFonts w:ascii="Times New Roman" w:hAnsi="Times New Roman" w:cs="Times New Roman"/>
          <w:lang w:eastAsia="zh-CN"/>
        </w:rPr>
        <w:t>below</w:t>
      </w:r>
      <w:r w:rsidRPr="00CE1A82">
        <w:rPr>
          <w:rFonts w:ascii="Times New Roman" w:hAnsi="Times New Roman" w:cs="Times New Roman"/>
          <w:lang w:eastAsia="zh-CN"/>
        </w:rPr>
        <w:t>.</w:t>
      </w:r>
    </w:p>
    <w:p w14:paraId="7642B0DD" w14:textId="77777777" w:rsidR="00A14F59" w:rsidRPr="00195B8E" w:rsidRDefault="00A14F59" w:rsidP="00A14F59">
      <w:pPr>
        <w:spacing w:line="360" w:lineRule="auto"/>
        <w:jc w:val="both"/>
        <w:rPr>
          <w:rFonts w:ascii="Times New Roman" w:hAnsi="Times New Roman" w:cs="Times New Roman"/>
          <w:lang w:eastAsia="zh-CN"/>
        </w:rPr>
      </w:pPr>
      <w:r w:rsidRPr="00040F94">
        <w:rPr>
          <w:rFonts w:ascii="Times New Roman" w:hAnsi="Times New Roman" w:cs="Times New Roman"/>
          <w:lang w:eastAsia="zh-CN"/>
        </w:rPr>
        <w:t xml:space="preserve">For washing, a </w:t>
      </w:r>
      <w:r>
        <w:rPr>
          <w:rFonts w:ascii="Times New Roman" w:hAnsi="Times New Roman" w:cs="Times New Roman" w:hint="eastAsia"/>
          <w:lang w:eastAsia="zh-CN"/>
        </w:rPr>
        <w:t>fresh</w:t>
      </w:r>
      <w:r>
        <w:rPr>
          <w:rFonts w:ascii="Times New Roman" w:hAnsi="Times New Roman" w:cs="Times New Roman"/>
          <w:lang w:eastAsia="zh-CN"/>
        </w:rPr>
        <w:t xml:space="preserve"> </w:t>
      </w:r>
      <w:r w:rsidRPr="00040F94">
        <w:rPr>
          <w:rFonts w:ascii="Times New Roman" w:hAnsi="Times New Roman" w:cs="Times New Roman"/>
          <w:lang w:eastAsia="zh-CN"/>
        </w:rPr>
        <w:t>0.</w:t>
      </w:r>
      <w:r>
        <w:rPr>
          <w:rFonts w:ascii="Times New Roman" w:hAnsi="Times New Roman" w:cs="Times New Roman" w:hint="eastAsia"/>
          <w:lang w:eastAsia="zh-CN"/>
        </w:rPr>
        <w:t>1</w:t>
      </w:r>
      <w:r w:rsidRPr="00040F94">
        <w:rPr>
          <w:rFonts w:ascii="Times New Roman" w:hAnsi="Times New Roman" w:cs="Times New Roman"/>
          <w:lang w:eastAsia="zh-CN"/>
        </w:rPr>
        <w:t xml:space="preserve"> M </w:t>
      </w:r>
      <w:r>
        <w:rPr>
          <w:rFonts w:ascii="Times New Roman" w:hAnsi="Times New Roman" w:cs="Times New Roman"/>
          <w:lang w:eastAsia="zh-CN"/>
        </w:rPr>
        <w:t>KOH</w:t>
      </w:r>
      <w:r w:rsidRPr="00040F94">
        <w:rPr>
          <w:rFonts w:ascii="Times New Roman" w:hAnsi="Times New Roman" w:cs="Times New Roman"/>
          <w:lang w:eastAsia="zh-CN"/>
        </w:rPr>
        <w:t xml:space="preserve"> solution</w:t>
      </w:r>
      <w:r>
        <w:rPr>
          <w:rFonts w:ascii="Times New Roman" w:hAnsi="Times New Roman" w:cs="Times New Roman"/>
          <w:lang w:eastAsia="zh-CN"/>
        </w:rPr>
        <w:t xml:space="preserve"> (100 </w:t>
      </w:r>
      <w:r>
        <w:rPr>
          <w:rFonts w:ascii="Times New Roman" w:hAnsi="Times New Roman" w:cs="Times New Roman" w:hint="eastAsia"/>
          <w:lang w:eastAsia="zh-CN"/>
        </w:rPr>
        <w:t>mL</w:t>
      </w:r>
      <w:r>
        <w:rPr>
          <w:rFonts w:ascii="Times New Roman" w:hAnsi="Times New Roman" w:cs="Times New Roman"/>
          <w:lang w:eastAsia="zh-CN"/>
        </w:rPr>
        <w:t>)</w:t>
      </w:r>
      <w:r w:rsidRPr="00040F94">
        <w:rPr>
          <w:rFonts w:ascii="Times New Roman" w:hAnsi="Times New Roman" w:cs="Times New Roman"/>
          <w:lang w:eastAsia="zh-CN"/>
        </w:rPr>
        <w:t xml:space="preserve"> was then pumped for</w:t>
      </w:r>
      <w:r>
        <w:rPr>
          <w:rFonts w:ascii="Times New Roman" w:hAnsi="Times New Roman" w:cs="Times New Roman" w:hint="eastAsia"/>
          <w:lang w:eastAsia="zh-CN"/>
        </w:rPr>
        <w:t xml:space="preserve"> </w:t>
      </w:r>
      <w:r w:rsidRPr="00040F94">
        <w:rPr>
          <w:rFonts w:ascii="Times New Roman" w:hAnsi="Times New Roman" w:cs="Times New Roman"/>
          <w:lang w:eastAsia="zh-CN"/>
        </w:rPr>
        <w:t>30 min</w:t>
      </w:r>
      <w:r>
        <w:rPr>
          <w:rFonts w:ascii="Times New Roman" w:hAnsi="Times New Roman" w:cs="Times New Roman"/>
          <w:lang w:eastAsia="zh-CN"/>
        </w:rPr>
        <w:t xml:space="preserve"> for 5 times</w:t>
      </w:r>
      <w:r w:rsidRPr="00040F94">
        <w:rPr>
          <w:rFonts w:ascii="Times New Roman" w:hAnsi="Times New Roman" w:cs="Times New Roman"/>
          <w:lang w:eastAsia="zh-CN"/>
        </w:rPr>
        <w:t>, to remove any NH</w:t>
      </w:r>
      <w:r w:rsidRPr="00040F94">
        <w:rPr>
          <w:rFonts w:ascii="Times New Roman" w:hAnsi="Times New Roman" w:cs="Times New Roman"/>
          <w:vertAlign w:val="subscript"/>
          <w:lang w:eastAsia="zh-CN"/>
        </w:rPr>
        <w:t>3</w:t>
      </w:r>
      <w:r w:rsidRPr="00040F94">
        <w:rPr>
          <w:rFonts w:ascii="Times New Roman" w:hAnsi="Times New Roman" w:cs="Times New Roman"/>
          <w:lang w:eastAsia="zh-CN"/>
        </w:rPr>
        <w:t xml:space="preserve"> adsorbed on the inner surface of the</w:t>
      </w:r>
      <w:r>
        <w:rPr>
          <w:rFonts w:ascii="Times New Roman" w:hAnsi="Times New Roman" w:cs="Times New Roman" w:hint="eastAsia"/>
          <w:lang w:eastAsia="zh-CN"/>
        </w:rPr>
        <w:t xml:space="preserve"> </w:t>
      </w:r>
      <w:r w:rsidRPr="00040F94">
        <w:rPr>
          <w:rFonts w:ascii="Times New Roman" w:hAnsi="Times New Roman" w:cs="Times New Roman"/>
          <w:lang w:eastAsia="zh-CN"/>
        </w:rPr>
        <w:t>reactor, vessels, and tub</w:t>
      </w:r>
      <w:r>
        <w:rPr>
          <w:rFonts w:ascii="Times New Roman" w:hAnsi="Times New Roman" w:cs="Times New Roman"/>
          <w:lang w:eastAsia="zh-CN"/>
        </w:rPr>
        <w:t>e</w:t>
      </w:r>
      <w:r w:rsidRPr="00040F94">
        <w:rPr>
          <w:rFonts w:ascii="Times New Roman" w:hAnsi="Times New Roman" w:cs="Times New Roman"/>
          <w:lang w:eastAsia="zh-CN"/>
        </w:rPr>
        <w:t>s.</w:t>
      </w:r>
      <w:r>
        <w:rPr>
          <w:rFonts w:ascii="Times New Roman" w:hAnsi="Times New Roman" w:cs="Times New Roman"/>
          <w:lang w:eastAsia="zh-CN"/>
        </w:rPr>
        <w:t xml:space="preserve"> </w:t>
      </w:r>
      <w:r w:rsidRPr="00040F94">
        <w:rPr>
          <w:rFonts w:ascii="Times New Roman" w:hAnsi="Times New Roman" w:cs="Times New Roman"/>
          <w:lang w:eastAsia="zh-CN"/>
        </w:rPr>
        <w:t>Finally, all components were disassembled and flushed with</w:t>
      </w:r>
      <w:r>
        <w:rPr>
          <w:rFonts w:ascii="Times New Roman" w:hAnsi="Times New Roman" w:cs="Times New Roman" w:hint="eastAsia"/>
          <w:lang w:eastAsia="zh-CN"/>
        </w:rPr>
        <w:t xml:space="preserve"> </w:t>
      </w:r>
      <w:r w:rsidRPr="00040F94">
        <w:rPr>
          <w:rFonts w:ascii="Times New Roman" w:hAnsi="Times New Roman" w:cs="Times New Roman"/>
          <w:lang w:eastAsia="zh-CN"/>
        </w:rPr>
        <w:t xml:space="preserve">deionized water. In this work, the </w:t>
      </w:r>
      <w:r>
        <w:rPr>
          <w:rFonts w:ascii="Times New Roman" w:hAnsi="Times New Roman" w:cs="Times New Roman" w:hint="eastAsia"/>
          <w:lang w:eastAsia="zh-CN"/>
        </w:rPr>
        <w:t>ion</w:t>
      </w:r>
      <w:r w:rsidRPr="00040F94">
        <w:rPr>
          <w:rFonts w:ascii="Times New Roman" w:hAnsi="Times New Roman" w:cs="Times New Roman"/>
          <w:lang w:eastAsia="zh-CN"/>
        </w:rPr>
        <w:t xml:space="preserve"> exchange membrane</w:t>
      </w:r>
      <w:r>
        <w:rPr>
          <w:rFonts w:ascii="Times New Roman" w:hAnsi="Times New Roman" w:cs="Times New Roman" w:hint="eastAsia"/>
          <w:lang w:eastAsia="zh-CN"/>
        </w:rPr>
        <w:t xml:space="preserve"> </w:t>
      </w:r>
      <w:r w:rsidRPr="00040F94">
        <w:rPr>
          <w:rFonts w:ascii="Times New Roman" w:hAnsi="Times New Roman" w:cs="Times New Roman"/>
          <w:lang w:eastAsia="zh-CN"/>
        </w:rPr>
        <w:t>was cleaned after each experiment using the</w:t>
      </w:r>
      <w:r>
        <w:rPr>
          <w:rFonts w:ascii="Times New Roman" w:hAnsi="Times New Roman" w:cs="Times New Roman" w:hint="eastAsia"/>
          <w:lang w:eastAsia="zh-CN"/>
        </w:rPr>
        <w:t xml:space="preserve"> </w:t>
      </w:r>
      <w:r w:rsidRPr="00040F94">
        <w:rPr>
          <w:rFonts w:ascii="Times New Roman" w:hAnsi="Times New Roman" w:cs="Times New Roman"/>
          <w:lang w:eastAsia="zh-CN"/>
        </w:rPr>
        <w:t>following procedure to remove any NH</w:t>
      </w:r>
      <w:r w:rsidRPr="00866794">
        <w:rPr>
          <w:rFonts w:ascii="Times New Roman" w:hAnsi="Times New Roman" w:cs="Times New Roman"/>
          <w:vertAlign w:val="subscript"/>
          <w:lang w:eastAsia="zh-CN"/>
        </w:rPr>
        <w:t>3</w:t>
      </w:r>
      <w:r w:rsidRPr="00040F94">
        <w:rPr>
          <w:rFonts w:ascii="Times New Roman" w:hAnsi="Times New Roman" w:cs="Times New Roman"/>
          <w:lang w:eastAsia="zh-CN"/>
        </w:rPr>
        <w:t xml:space="preserve"> adsorbed on the membrane:</w:t>
      </w:r>
      <w:r>
        <w:rPr>
          <w:rFonts w:ascii="Times New Roman" w:hAnsi="Times New Roman" w:cs="Times New Roman" w:hint="eastAsia"/>
          <w:lang w:eastAsia="zh-CN"/>
        </w:rPr>
        <w:t xml:space="preserve"> </w:t>
      </w:r>
      <w:r w:rsidRPr="00040F94">
        <w:rPr>
          <w:rFonts w:ascii="Times New Roman" w:hAnsi="Times New Roman" w:cs="Times New Roman"/>
          <w:lang w:eastAsia="zh-CN"/>
        </w:rPr>
        <w:t>(</w:t>
      </w:r>
      <w:proofErr w:type="spellStart"/>
      <w:r>
        <w:rPr>
          <w:rFonts w:ascii="Times New Roman" w:hAnsi="Times New Roman" w:cs="Times New Roman" w:hint="eastAsia"/>
          <w:lang w:eastAsia="zh-CN"/>
        </w:rPr>
        <w:t>i</w:t>
      </w:r>
      <w:proofErr w:type="spellEnd"/>
      <w:r w:rsidRPr="00040F94">
        <w:rPr>
          <w:rFonts w:ascii="Times New Roman" w:hAnsi="Times New Roman" w:cs="Times New Roman"/>
          <w:lang w:eastAsia="zh-CN"/>
        </w:rPr>
        <w:t xml:space="preserve">) soak in the </w:t>
      </w:r>
      <w:r>
        <w:rPr>
          <w:rFonts w:ascii="Times New Roman" w:hAnsi="Times New Roman" w:cs="Times New Roman"/>
          <w:lang w:eastAsia="zh-CN"/>
        </w:rPr>
        <w:t xml:space="preserve">1 </w:t>
      </w:r>
      <w:r w:rsidRPr="00040F94">
        <w:rPr>
          <w:rFonts w:ascii="Times New Roman" w:hAnsi="Times New Roman" w:cs="Times New Roman"/>
          <w:lang w:eastAsia="zh-CN"/>
        </w:rPr>
        <w:t xml:space="preserve">mol/L </w:t>
      </w:r>
      <w:r>
        <w:rPr>
          <w:rFonts w:ascii="Times New Roman" w:hAnsi="Times New Roman" w:cs="Times New Roman"/>
          <w:lang w:eastAsia="zh-CN"/>
        </w:rPr>
        <w:t>KOH</w:t>
      </w:r>
      <w:r w:rsidRPr="00040F94">
        <w:rPr>
          <w:rFonts w:ascii="Times New Roman" w:hAnsi="Times New Roman" w:cs="Times New Roman"/>
          <w:lang w:eastAsia="zh-CN"/>
        </w:rPr>
        <w:t xml:space="preserve"> solution for </w:t>
      </w:r>
      <w:r>
        <w:rPr>
          <w:rFonts w:ascii="Times New Roman" w:hAnsi="Times New Roman" w:cs="Times New Roman"/>
          <w:lang w:eastAsia="zh-CN"/>
        </w:rPr>
        <w:t>1</w:t>
      </w:r>
      <w:r w:rsidRPr="00040F94">
        <w:rPr>
          <w:rFonts w:ascii="Times New Roman" w:hAnsi="Times New Roman" w:cs="Times New Roman"/>
          <w:lang w:eastAsia="zh-CN"/>
        </w:rPr>
        <w:t xml:space="preserve"> day</w:t>
      </w:r>
      <w:r>
        <w:rPr>
          <w:rFonts w:ascii="Times New Roman" w:hAnsi="Times New Roman" w:cs="Times New Roman"/>
          <w:lang w:eastAsia="zh-CN"/>
        </w:rPr>
        <w:t>,</w:t>
      </w:r>
      <w:r w:rsidRPr="00040F94">
        <w:rPr>
          <w:rFonts w:ascii="Times New Roman" w:hAnsi="Times New Roman" w:cs="Times New Roman"/>
          <w:lang w:eastAsia="zh-CN"/>
        </w:rPr>
        <w:t xml:space="preserve"> (</w:t>
      </w:r>
      <w:r>
        <w:rPr>
          <w:rFonts w:ascii="Times New Roman" w:hAnsi="Times New Roman" w:cs="Times New Roman"/>
          <w:lang w:eastAsia="zh-CN"/>
        </w:rPr>
        <w:t>ii</w:t>
      </w:r>
      <w:r w:rsidRPr="00040F94">
        <w:rPr>
          <w:rFonts w:ascii="Times New Roman" w:hAnsi="Times New Roman" w:cs="Times New Roman"/>
          <w:lang w:eastAsia="zh-CN"/>
        </w:rPr>
        <w:t>)</w:t>
      </w:r>
      <w:r>
        <w:rPr>
          <w:rFonts w:ascii="Times New Roman" w:hAnsi="Times New Roman" w:cs="Times New Roman" w:hint="eastAsia"/>
          <w:lang w:eastAsia="zh-CN"/>
        </w:rPr>
        <w:t xml:space="preserve"> </w:t>
      </w:r>
      <w:r w:rsidRPr="00040F94">
        <w:rPr>
          <w:rFonts w:ascii="Times New Roman" w:hAnsi="Times New Roman" w:cs="Times New Roman"/>
          <w:lang w:eastAsia="zh-CN"/>
        </w:rPr>
        <w:t xml:space="preserve">clean the membrane surface with </w:t>
      </w:r>
      <w:r>
        <w:rPr>
          <w:rFonts w:ascii="Times New Roman" w:hAnsi="Times New Roman" w:cs="Times New Roman"/>
          <w:lang w:eastAsia="zh-CN"/>
        </w:rPr>
        <w:t xml:space="preserve">fresh 1 </w:t>
      </w:r>
      <w:r w:rsidRPr="00040F94">
        <w:rPr>
          <w:rFonts w:ascii="Times New Roman" w:hAnsi="Times New Roman" w:cs="Times New Roman"/>
          <w:lang w:eastAsia="zh-CN"/>
        </w:rPr>
        <w:t xml:space="preserve">mol/L </w:t>
      </w:r>
      <w:r>
        <w:rPr>
          <w:rFonts w:ascii="Times New Roman" w:hAnsi="Times New Roman" w:cs="Times New Roman"/>
          <w:lang w:eastAsia="zh-CN"/>
        </w:rPr>
        <w:t>KOH</w:t>
      </w:r>
      <w:r w:rsidRPr="00040F94">
        <w:rPr>
          <w:rFonts w:ascii="Times New Roman" w:hAnsi="Times New Roman" w:cs="Times New Roman"/>
          <w:lang w:eastAsia="zh-CN"/>
        </w:rPr>
        <w:t xml:space="preserve"> solution</w:t>
      </w:r>
      <w:r>
        <w:rPr>
          <w:rFonts w:ascii="Times New Roman" w:hAnsi="Times New Roman" w:cs="Times New Roman"/>
          <w:lang w:eastAsia="zh-CN"/>
        </w:rPr>
        <w:t xml:space="preserve"> 3 times</w:t>
      </w:r>
      <w:r w:rsidRPr="00040F94">
        <w:rPr>
          <w:rFonts w:ascii="Times New Roman" w:hAnsi="Times New Roman" w:cs="Times New Roman"/>
          <w:lang w:eastAsia="zh-CN"/>
        </w:rPr>
        <w:t xml:space="preserve"> and repeat step (</w:t>
      </w:r>
      <w:proofErr w:type="spellStart"/>
      <w:r>
        <w:rPr>
          <w:rFonts w:ascii="Times New Roman" w:hAnsi="Times New Roman" w:cs="Times New Roman"/>
          <w:lang w:eastAsia="zh-CN"/>
        </w:rPr>
        <w:t>i</w:t>
      </w:r>
      <w:proofErr w:type="spellEnd"/>
      <w:r w:rsidRPr="00040F94">
        <w:rPr>
          <w:rFonts w:ascii="Times New Roman" w:hAnsi="Times New Roman" w:cs="Times New Roman"/>
          <w:lang w:eastAsia="zh-CN"/>
        </w:rPr>
        <w:t>)</w:t>
      </w:r>
      <w:r>
        <w:rPr>
          <w:rFonts w:ascii="Times New Roman" w:hAnsi="Times New Roman" w:cs="Times New Roman"/>
          <w:lang w:eastAsia="zh-CN"/>
        </w:rPr>
        <w:t xml:space="preserve"> 3 times,</w:t>
      </w:r>
      <w:r>
        <w:rPr>
          <w:rFonts w:ascii="Times New Roman" w:hAnsi="Times New Roman" w:cs="Times New Roman" w:hint="eastAsia"/>
          <w:lang w:eastAsia="zh-CN"/>
        </w:rPr>
        <w:t xml:space="preserve"> </w:t>
      </w:r>
      <w:r w:rsidRPr="00040F94">
        <w:rPr>
          <w:rFonts w:ascii="Times New Roman" w:hAnsi="Times New Roman" w:cs="Times New Roman"/>
          <w:lang w:eastAsia="zh-CN"/>
        </w:rPr>
        <w:t>(</w:t>
      </w:r>
      <w:r>
        <w:rPr>
          <w:rFonts w:ascii="Times New Roman" w:hAnsi="Times New Roman" w:cs="Times New Roman"/>
          <w:lang w:eastAsia="zh-CN"/>
        </w:rPr>
        <w:t>iii</w:t>
      </w:r>
      <w:r w:rsidRPr="00040F94">
        <w:rPr>
          <w:rFonts w:ascii="Times New Roman" w:hAnsi="Times New Roman" w:cs="Times New Roman"/>
          <w:lang w:eastAsia="zh-CN"/>
        </w:rPr>
        <w:t>) clean the membrane surface with deionized water and leave the</w:t>
      </w:r>
      <w:r>
        <w:rPr>
          <w:rFonts w:ascii="Times New Roman" w:hAnsi="Times New Roman" w:cs="Times New Roman" w:hint="eastAsia"/>
          <w:lang w:eastAsia="zh-CN"/>
        </w:rPr>
        <w:t xml:space="preserve"> </w:t>
      </w:r>
      <w:r w:rsidRPr="00040F94">
        <w:rPr>
          <w:rFonts w:ascii="Times New Roman" w:hAnsi="Times New Roman" w:cs="Times New Roman"/>
          <w:lang w:eastAsia="zh-CN"/>
        </w:rPr>
        <w:t>membrane in a gastight box filled with deionized water for the next</w:t>
      </w:r>
      <w:r>
        <w:rPr>
          <w:rFonts w:ascii="Times New Roman" w:hAnsi="Times New Roman" w:cs="Times New Roman" w:hint="eastAsia"/>
          <w:lang w:eastAsia="zh-CN"/>
        </w:rPr>
        <w:t xml:space="preserve"> </w:t>
      </w:r>
      <w:r w:rsidRPr="00040F94">
        <w:rPr>
          <w:rFonts w:ascii="Times New Roman" w:hAnsi="Times New Roman" w:cs="Times New Roman"/>
          <w:lang w:eastAsia="zh-CN"/>
        </w:rPr>
        <w:t>usage.</w:t>
      </w:r>
    </w:p>
    <w:p w14:paraId="379B3A70" w14:textId="18002866" w:rsidR="00A14F59" w:rsidRPr="00A14F59" w:rsidRDefault="00A14F59" w:rsidP="00A14F59">
      <w:pPr>
        <w:spacing w:line="360" w:lineRule="auto"/>
        <w:jc w:val="both"/>
        <w:rPr>
          <w:rFonts w:ascii="Times New Roman" w:eastAsia="SimSun" w:hAnsi="Times New Roman" w:cs="Times New Roman"/>
          <w:b/>
          <w:bCs/>
          <w:lang w:eastAsia="zh-CN"/>
        </w:rPr>
      </w:pPr>
      <w:r w:rsidRPr="00A14F59">
        <w:rPr>
          <w:rFonts w:ascii="Times New Roman" w:eastAsia="SimSun" w:hAnsi="Times New Roman" w:cs="Times New Roman" w:hint="eastAsia"/>
          <w:b/>
          <w:bCs/>
          <w:lang w:eastAsia="zh-CN"/>
        </w:rPr>
        <w:t>A</w:t>
      </w:r>
      <w:r w:rsidRPr="00A14F59">
        <w:rPr>
          <w:rFonts w:ascii="Times New Roman" w:eastAsia="SimSun" w:hAnsi="Times New Roman" w:cs="Times New Roman"/>
          <w:b/>
          <w:bCs/>
          <w:lang w:eastAsia="zh-CN"/>
        </w:rPr>
        <w:t>nalysis of Ammonia by the Indophenol Blue Method</w:t>
      </w:r>
    </w:p>
    <w:p w14:paraId="591DA1A5" w14:textId="6D78671C" w:rsidR="00A14F59" w:rsidRDefault="00A14F59" w:rsidP="00A14F59">
      <w:pPr>
        <w:spacing w:line="360" w:lineRule="auto"/>
        <w:jc w:val="both"/>
        <w:rPr>
          <w:rFonts w:ascii="Times New Roman" w:eastAsia="SimSun" w:hAnsi="Times New Roman" w:cs="Times New Roman"/>
          <w:lang w:eastAsia="zh-CN"/>
        </w:rPr>
      </w:pPr>
      <w:r w:rsidRPr="009A49DD">
        <w:rPr>
          <w:rFonts w:ascii="Times New Roman" w:eastAsia="SimSun" w:hAnsi="Times New Roman" w:cs="Times New Roman"/>
          <w:lang w:eastAsia="zh-CN"/>
        </w:rPr>
        <w:t xml:space="preserve">In </w:t>
      </w:r>
      <w:r>
        <w:rPr>
          <w:rFonts w:ascii="Times New Roman" w:eastAsia="SimSun" w:hAnsi="Times New Roman" w:cs="Times New Roman"/>
          <w:lang w:eastAsia="zh-CN"/>
        </w:rPr>
        <w:t xml:space="preserve">a </w:t>
      </w:r>
      <w:r w:rsidRPr="009A49DD">
        <w:rPr>
          <w:rFonts w:ascii="Times New Roman" w:eastAsia="SimSun" w:hAnsi="Times New Roman" w:cs="Times New Roman"/>
          <w:lang w:eastAsia="zh-CN"/>
        </w:rPr>
        <w:t>typical procedure, a tube vessel was used, and 2 mL of either a standard ammonia solution or a sample from the experiment was added to it. Subsequently, 2 mL of a 1 M sodium hydroxide aqueous solution containing 5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salicylic acid and 5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 sodium </w:t>
      </w:r>
      <w:proofErr w:type="gramStart"/>
      <w:r w:rsidRPr="009A49DD">
        <w:rPr>
          <w:rFonts w:ascii="Times New Roman" w:eastAsia="SimSun" w:hAnsi="Times New Roman" w:cs="Times New Roman"/>
          <w:lang w:eastAsia="zh-CN"/>
        </w:rPr>
        <w:t>citrate</w:t>
      </w:r>
      <w:proofErr w:type="gramEnd"/>
      <w:r w:rsidRPr="009A49DD">
        <w:rPr>
          <w:rFonts w:ascii="Times New Roman" w:eastAsia="SimSun" w:hAnsi="Times New Roman" w:cs="Times New Roman"/>
          <w:lang w:eastAsia="zh-CN"/>
        </w:rPr>
        <w:t xml:space="preserve"> were introduced to the tube vessel. This was followed by the addition of 1 mL of 0.05 M sodium hypochlorite solution and 0.2 mL of 1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 sodium nitroferricyanide aqueous solution. After allowing it to sit at room temperature for 2 hours, the absorption spectrum was measured using a UV-vis spectrophotometer. The presence of indophenol blue was determined by measuring the absorbance at a wavelength of 655 nm. To calibrate the concentration-absorbance curves, standard </w:t>
      </w:r>
      <w:r w:rsidRPr="009A49DD">
        <w:rPr>
          <w:rFonts w:ascii="Times New Roman" w:eastAsia="SimSun" w:hAnsi="Times New Roman" w:cs="Times New Roman" w:hint="eastAsia"/>
          <w:lang w:eastAsia="zh-CN"/>
        </w:rPr>
        <w:t>a</w:t>
      </w:r>
      <w:r w:rsidRPr="009A49DD">
        <w:rPr>
          <w:rFonts w:ascii="Times New Roman" w:eastAsia="SimSun" w:hAnsi="Times New Roman" w:cs="Times New Roman"/>
          <w:lang w:eastAsia="zh-CN"/>
        </w:rPr>
        <w:t>mmonium chloride solutions with various dilution factors (100, 50, 25, 10, 5, 1</w:t>
      </w:r>
      <w:r>
        <w:rPr>
          <w:rFonts w:ascii="Times New Roman" w:eastAsia="SimSun" w:hAnsi="Times New Roman" w:cs="Times New Roman"/>
          <w:lang w:eastAsia="zh-CN"/>
        </w:rPr>
        <w:t>,</w:t>
      </w:r>
      <w:r w:rsidRPr="009A49DD">
        <w:rPr>
          <w:rFonts w:ascii="Times New Roman" w:eastAsia="SimSun" w:hAnsi="Times New Roman" w:cs="Times New Roman"/>
          <w:lang w:eastAsia="zh-CN"/>
        </w:rPr>
        <w:t xml:space="preserve"> 0.5</w:t>
      </w:r>
      <w:r>
        <w:rPr>
          <w:rFonts w:ascii="Times New Roman" w:eastAsia="SimSun" w:hAnsi="Times New Roman" w:cs="Times New Roman"/>
          <w:lang w:eastAsia="zh-CN"/>
        </w:rPr>
        <w:t xml:space="preserve"> and 0</w:t>
      </w:r>
      <w:r w:rsidRPr="009A49DD">
        <w:rPr>
          <w:rFonts w:ascii="Times New Roman" w:eastAsia="SimSun" w:hAnsi="Times New Roman" w:cs="Times New Roman"/>
          <w:lang w:eastAsia="zh-CN"/>
        </w:rPr>
        <w:t xml:space="preserve"> </w:t>
      </w:r>
      <w:proofErr w:type="spellStart"/>
      <w:r w:rsidRPr="009A49DD">
        <w:rPr>
          <w:rFonts w:ascii="Times New Roman" w:eastAsia="SimSun" w:hAnsi="Times New Roman" w:cs="Times New Roman"/>
          <w:lang w:eastAsia="zh-CN"/>
        </w:rPr>
        <w:t>μM</w:t>
      </w:r>
      <w:proofErr w:type="spellEnd"/>
      <w:r w:rsidRPr="009A49DD">
        <w:rPr>
          <w:rFonts w:ascii="Times New Roman" w:eastAsia="SimSun" w:hAnsi="Times New Roman" w:cs="Times New Roman"/>
          <w:lang w:eastAsia="zh-CN"/>
        </w:rPr>
        <w:t>) were employed.</w:t>
      </w:r>
    </w:p>
    <w:p w14:paraId="60CF114E" w14:textId="2F2400EC"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Analysis of Ammonia by the Nessler’s Reagent Method</w:t>
      </w:r>
    </w:p>
    <w:p w14:paraId="02D7B96D" w14:textId="77777777" w:rsidR="00A14F59" w:rsidRDefault="00A14F59" w:rsidP="00A14F59">
      <w:pPr>
        <w:spacing w:line="360" w:lineRule="auto"/>
        <w:jc w:val="both"/>
        <w:rPr>
          <w:rFonts w:ascii="Times New Roman" w:eastAsia="SimSun" w:hAnsi="Times New Roman" w:cs="Times New Roman"/>
          <w:lang w:eastAsia="zh-CN"/>
        </w:rPr>
      </w:pPr>
      <w:r w:rsidRPr="009A49DD">
        <w:rPr>
          <w:rFonts w:ascii="Times New Roman" w:eastAsia="SimSun" w:hAnsi="Times New Roman" w:cs="Times New Roman"/>
          <w:lang w:eastAsia="zh-CN"/>
        </w:rPr>
        <w:t xml:space="preserve">In typical procedure, a tube vessel was used, and 2 mL of either a standard ammonia solution or a sample from the experiment was added to it. Subsequently, 2 mL of </w:t>
      </w:r>
      <w:r>
        <w:rPr>
          <w:rFonts w:ascii="Times New Roman" w:eastAsia="SimSun" w:hAnsi="Times New Roman" w:cs="Times New Roman"/>
          <w:lang w:eastAsia="zh-CN"/>
        </w:rPr>
        <w:t>DI</w:t>
      </w:r>
      <w:r>
        <w:rPr>
          <w:rFonts w:ascii="Times New Roman" w:eastAsia="SimSun" w:hAnsi="Times New Roman" w:cs="Times New Roman" w:hint="eastAsia"/>
          <w:lang w:eastAsia="zh-CN"/>
        </w:rPr>
        <w:t>-water</w:t>
      </w:r>
      <w:r>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0.2</w:t>
      </w:r>
      <w:r w:rsidRPr="009A49DD">
        <w:rPr>
          <w:rFonts w:ascii="Times New Roman" w:eastAsia="SimSun" w:hAnsi="Times New Roman" w:cs="Times New Roman"/>
          <w:lang w:eastAsia="zh-CN"/>
        </w:rPr>
        <w:t xml:space="preserve"> </w:t>
      </w:r>
      <w:r>
        <w:rPr>
          <w:rFonts w:ascii="Times New Roman" w:eastAsia="SimSun" w:hAnsi="Times New Roman" w:cs="Times New Roman"/>
          <w:lang w:eastAsia="zh-CN"/>
        </w:rPr>
        <w:t>mL N</w:t>
      </w:r>
      <w:r>
        <w:rPr>
          <w:rFonts w:ascii="Times New Roman" w:eastAsia="SimSun" w:hAnsi="Times New Roman" w:cs="Times New Roman" w:hint="eastAsia"/>
          <w:lang w:eastAsia="zh-CN"/>
        </w:rPr>
        <w:t>essler</w:t>
      </w:r>
      <w:r>
        <w:rPr>
          <w:rFonts w:ascii="Times New Roman" w:eastAsia="SimSun" w:hAnsi="Times New Roman" w:cs="Times New Roman"/>
          <w:lang w:eastAsia="zh-CN"/>
        </w:rPr>
        <w:t>’s r</w:t>
      </w:r>
      <w:r>
        <w:rPr>
          <w:rFonts w:ascii="Times New Roman" w:eastAsia="SimSun" w:hAnsi="Times New Roman" w:cs="Times New Roman" w:hint="eastAsia"/>
          <w:lang w:eastAsia="zh-CN"/>
        </w:rPr>
        <w:t>eagent</w:t>
      </w:r>
      <w:r>
        <w:rPr>
          <w:rFonts w:ascii="Times New Roman" w:eastAsia="SimSun" w:hAnsi="Times New Roman" w:cs="Times New Roman"/>
          <w:lang w:eastAsia="zh-CN"/>
        </w:rPr>
        <w:t xml:space="preserve"> (H</w:t>
      </w:r>
      <w:r>
        <w:rPr>
          <w:rFonts w:ascii="Times New Roman" w:eastAsia="SimSun" w:hAnsi="Times New Roman" w:cs="Times New Roman" w:hint="eastAsia"/>
          <w:lang w:eastAsia="zh-CN"/>
        </w:rPr>
        <w:t>ach</w:t>
      </w:r>
      <w:r>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cat</w:t>
      </w:r>
      <w:r>
        <w:rPr>
          <w:rFonts w:ascii="Times New Roman" w:eastAsia="SimSun" w:hAnsi="Times New Roman" w:cs="Times New Roman"/>
          <w:lang w:eastAsia="zh-CN"/>
        </w:rPr>
        <w:t>.2119449) and 0.2 mL Rochelle salt (0.2 M KNaC</w:t>
      </w:r>
      <w:r w:rsidRPr="00014ABA">
        <w:rPr>
          <w:rFonts w:ascii="Times New Roman" w:eastAsia="SimSun" w:hAnsi="Times New Roman" w:cs="Times New Roman"/>
          <w:vertAlign w:val="subscript"/>
          <w:lang w:eastAsia="zh-CN"/>
        </w:rPr>
        <w:t>4</w:t>
      </w:r>
      <w:r>
        <w:rPr>
          <w:rFonts w:ascii="Times New Roman" w:eastAsia="SimSun" w:hAnsi="Times New Roman" w:cs="Times New Roman"/>
          <w:lang w:eastAsia="zh-CN"/>
        </w:rPr>
        <w:t>H</w:t>
      </w:r>
      <w:r w:rsidRPr="00014ABA">
        <w:rPr>
          <w:rFonts w:ascii="Times New Roman" w:eastAsia="SimSun" w:hAnsi="Times New Roman" w:cs="Times New Roman"/>
          <w:vertAlign w:val="subscript"/>
          <w:lang w:eastAsia="zh-CN"/>
        </w:rPr>
        <w:t>4</w:t>
      </w:r>
      <w:r>
        <w:rPr>
          <w:rFonts w:ascii="Times New Roman" w:eastAsia="SimSun" w:hAnsi="Times New Roman" w:cs="Times New Roman"/>
          <w:lang w:eastAsia="zh-CN"/>
        </w:rPr>
        <w:t>O</w:t>
      </w:r>
      <w:r w:rsidRPr="00014ABA">
        <w:rPr>
          <w:rFonts w:ascii="Times New Roman" w:eastAsia="SimSun" w:hAnsi="Times New Roman" w:cs="Times New Roman"/>
          <w:vertAlign w:val="subscript"/>
          <w:lang w:eastAsia="zh-CN"/>
        </w:rPr>
        <w:t>6</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were introduced to the tube vessel. After allowing it to sit at room temperature for </w:t>
      </w:r>
      <w:r>
        <w:rPr>
          <w:rFonts w:ascii="Times New Roman" w:eastAsia="SimSun" w:hAnsi="Times New Roman" w:cs="Times New Roman"/>
          <w:lang w:eastAsia="zh-CN"/>
        </w:rPr>
        <w:t>20 minutes</w:t>
      </w:r>
      <w:r w:rsidRPr="009A49DD">
        <w:rPr>
          <w:rFonts w:ascii="Times New Roman" w:eastAsia="SimSun" w:hAnsi="Times New Roman" w:cs="Times New Roman"/>
          <w:lang w:eastAsia="zh-CN"/>
        </w:rPr>
        <w:t xml:space="preserve">, the absorption spectrum was measured using a UV-vis spectrophotometer. The presence of ammonia was determined by measuring the absorbance at a wavelength of </w:t>
      </w:r>
      <w:r>
        <w:rPr>
          <w:rFonts w:ascii="Times New Roman" w:eastAsia="SimSun" w:hAnsi="Times New Roman" w:cs="Times New Roman"/>
          <w:lang w:eastAsia="zh-CN"/>
        </w:rPr>
        <w:t>422</w:t>
      </w:r>
      <w:r w:rsidRPr="009A49DD">
        <w:rPr>
          <w:rFonts w:ascii="Times New Roman" w:eastAsia="SimSun" w:hAnsi="Times New Roman" w:cs="Times New Roman"/>
          <w:lang w:eastAsia="zh-CN"/>
        </w:rPr>
        <w:t xml:space="preserve"> nm. To calibrate the concentration-absorbance </w:t>
      </w:r>
      <w:r w:rsidRPr="009A49DD">
        <w:rPr>
          <w:rFonts w:ascii="Times New Roman" w:eastAsia="SimSun" w:hAnsi="Times New Roman" w:cs="Times New Roman"/>
          <w:lang w:eastAsia="zh-CN"/>
        </w:rPr>
        <w:lastRenderedPageBreak/>
        <w:t xml:space="preserve">curves, standard </w:t>
      </w:r>
      <w:r w:rsidRPr="009A49DD">
        <w:rPr>
          <w:rFonts w:ascii="Times New Roman" w:eastAsia="SimSun" w:hAnsi="Times New Roman" w:cs="Times New Roman" w:hint="eastAsia"/>
          <w:lang w:eastAsia="zh-CN"/>
        </w:rPr>
        <w:t>a</w:t>
      </w:r>
      <w:r w:rsidRPr="009A49DD">
        <w:rPr>
          <w:rFonts w:ascii="Times New Roman" w:eastAsia="SimSun" w:hAnsi="Times New Roman" w:cs="Times New Roman"/>
          <w:lang w:eastAsia="zh-CN"/>
        </w:rPr>
        <w:t>mmonium chloride solutions with various dilution factors (100, 50, 25, 10, 5, 1</w:t>
      </w:r>
      <w:r>
        <w:rPr>
          <w:rFonts w:ascii="Times New Roman" w:eastAsia="SimSun" w:hAnsi="Times New Roman" w:cs="Times New Roman"/>
          <w:lang w:eastAsia="zh-CN"/>
        </w:rPr>
        <w:t>,</w:t>
      </w:r>
      <w:r w:rsidRPr="009A49DD">
        <w:rPr>
          <w:rFonts w:ascii="Times New Roman" w:eastAsia="SimSun" w:hAnsi="Times New Roman" w:cs="Times New Roman"/>
          <w:lang w:eastAsia="zh-CN"/>
        </w:rPr>
        <w:t xml:space="preserve"> 0.5</w:t>
      </w:r>
      <w:r>
        <w:rPr>
          <w:rFonts w:ascii="Times New Roman" w:eastAsia="SimSun" w:hAnsi="Times New Roman" w:cs="Times New Roman"/>
          <w:lang w:eastAsia="zh-CN"/>
        </w:rPr>
        <w:t xml:space="preserve"> and 0</w:t>
      </w:r>
      <w:r w:rsidRPr="009A49DD">
        <w:rPr>
          <w:rFonts w:ascii="Times New Roman" w:eastAsia="SimSun" w:hAnsi="Times New Roman" w:cs="Times New Roman"/>
          <w:lang w:eastAsia="zh-CN"/>
        </w:rPr>
        <w:t xml:space="preserve"> </w:t>
      </w:r>
      <w:proofErr w:type="spellStart"/>
      <w:r w:rsidRPr="009A49DD">
        <w:rPr>
          <w:rFonts w:ascii="Times New Roman" w:eastAsia="SimSun" w:hAnsi="Times New Roman" w:cs="Times New Roman"/>
          <w:lang w:eastAsia="zh-CN"/>
        </w:rPr>
        <w:t>μM</w:t>
      </w:r>
      <w:proofErr w:type="spellEnd"/>
      <w:r w:rsidRPr="009A49DD">
        <w:rPr>
          <w:rFonts w:ascii="Times New Roman" w:eastAsia="SimSun" w:hAnsi="Times New Roman" w:cs="Times New Roman"/>
          <w:lang w:eastAsia="zh-CN"/>
        </w:rPr>
        <w:t xml:space="preserve">) were employed. </w:t>
      </w:r>
    </w:p>
    <w:p w14:paraId="28F14724" w14:textId="49BF6489" w:rsidR="00A14F59" w:rsidRPr="00CB4402" w:rsidRDefault="00A14F59" w:rsidP="00A14F59">
      <w:pPr>
        <w:spacing w:line="360" w:lineRule="auto"/>
        <w:jc w:val="both"/>
        <w:rPr>
          <w:rFonts w:ascii="Times New Roman" w:hAnsi="Times New Roman" w:cs="Times New Roman"/>
          <w:i/>
          <w:iCs/>
        </w:rPr>
      </w:pPr>
      <w:r w:rsidRPr="00CB4402">
        <w:rPr>
          <w:rFonts w:ascii="Times New Roman" w:hAnsi="Times New Roman" w:cs="Times New Roman"/>
          <w:i/>
          <w:iCs/>
        </w:rPr>
        <w:t xml:space="preserve"> </w:t>
      </w:r>
      <w:r w:rsidRPr="00A14F59">
        <w:rPr>
          <w:rFonts w:ascii="Times New Roman" w:hAnsi="Times New Roman" w:cs="Times New Roman"/>
          <w:b/>
          <w:bCs/>
        </w:rPr>
        <w:t>D</w:t>
      </w:r>
      <w:r w:rsidRPr="00A14F59">
        <w:rPr>
          <w:rFonts w:ascii="Times New Roman" w:hAnsi="Times New Roman" w:cs="Times New Roman" w:hint="eastAsia"/>
          <w:b/>
          <w:bCs/>
        </w:rPr>
        <w:t>etermination</w:t>
      </w:r>
      <w:r w:rsidRPr="00A14F59">
        <w:rPr>
          <w:rFonts w:ascii="Times New Roman" w:hAnsi="Times New Roman" w:cs="Times New Roman"/>
          <w:b/>
          <w:bCs/>
        </w:rPr>
        <w:t xml:space="preserve"> of Hydrazine</w:t>
      </w:r>
    </w:p>
    <w:p w14:paraId="4B4300ED" w14:textId="77777777" w:rsidR="00A14F59" w:rsidRDefault="00A14F59" w:rsidP="00A14F59">
      <w:pPr>
        <w:spacing w:line="360" w:lineRule="auto"/>
        <w:jc w:val="both"/>
        <w:rPr>
          <w:rFonts w:ascii="Times New Roman" w:eastAsia="SimSun" w:hAnsi="Times New Roman" w:cs="Times New Roman"/>
          <w:lang w:eastAsia="zh-CN"/>
        </w:rPr>
      </w:pPr>
      <w:r>
        <w:rPr>
          <w:rFonts w:ascii="Times New Roman" w:eastAsia="SimSun" w:hAnsi="Times New Roman" w:cs="Times New Roman"/>
          <w:lang w:eastAsia="zh-CN"/>
        </w:rPr>
        <w:t>The h</w:t>
      </w:r>
      <w:r w:rsidRPr="00465B4B">
        <w:rPr>
          <w:rFonts w:ascii="Times New Roman" w:eastAsia="SimSun" w:hAnsi="Times New Roman" w:cs="Times New Roman"/>
          <w:lang w:eastAsia="zh-CN"/>
        </w:rPr>
        <w:t xml:space="preserve">ydrazine </w:t>
      </w:r>
      <w:r>
        <w:rPr>
          <w:rFonts w:ascii="Times New Roman" w:eastAsia="SimSun" w:hAnsi="Times New Roman" w:cs="Times New Roman"/>
          <w:lang w:eastAsia="zh-CN"/>
        </w:rPr>
        <w:t>(N</w:t>
      </w:r>
      <w:r w:rsidRPr="002270B3">
        <w:rPr>
          <w:rFonts w:ascii="Times New Roman" w:eastAsia="SimSun" w:hAnsi="Times New Roman" w:cs="Times New Roman"/>
          <w:vertAlign w:val="subscript"/>
          <w:lang w:eastAsia="zh-CN"/>
        </w:rPr>
        <w:t>2</w:t>
      </w:r>
      <w:r>
        <w:rPr>
          <w:rFonts w:ascii="Times New Roman" w:eastAsia="SimSun" w:hAnsi="Times New Roman" w:cs="Times New Roman"/>
          <w:lang w:eastAsia="zh-CN"/>
        </w:rPr>
        <w:t>H</w:t>
      </w:r>
      <w:r w:rsidRPr="002270B3">
        <w:rPr>
          <w:rFonts w:ascii="Times New Roman" w:eastAsia="SimSun" w:hAnsi="Times New Roman" w:cs="Times New Roman"/>
          <w:vertAlign w:val="subscript"/>
          <w:lang w:eastAsia="zh-CN"/>
        </w:rPr>
        <w:t>4</w:t>
      </w:r>
      <w:r>
        <w:rPr>
          <w:rFonts w:ascii="Times New Roman" w:eastAsia="SimSun" w:hAnsi="Times New Roman" w:cs="Times New Roman"/>
          <w:lang w:eastAsia="zh-CN"/>
        </w:rPr>
        <w:t xml:space="preserve">) production was determined by the method of Watt and Chrisp. </w:t>
      </w:r>
      <w:r w:rsidRPr="005F2459">
        <w:rPr>
          <w:rFonts w:ascii="Times New Roman" w:eastAsia="SimSun" w:hAnsi="Times New Roman" w:cs="Times New Roman"/>
          <w:lang w:eastAsia="zh-CN"/>
        </w:rPr>
        <w:t>In detail, a mixture of para(</w:t>
      </w:r>
      <w:proofErr w:type="spellStart"/>
      <w:r w:rsidRPr="005F2459">
        <w:rPr>
          <w:rFonts w:ascii="Times New Roman" w:eastAsia="SimSun" w:hAnsi="Times New Roman" w:cs="Times New Roman"/>
          <w:lang w:eastAsia="zh-CN"/>
        </w:rPr>
        <w:t>dimethylamino</w:t>
      </w:r>
      <w:proofErr w:type="spellEnd"/>
      <w:r w:rsidRPr="005F2459">
        <w:rPr>
          <w:rFonts w:ascii="Times New Roman" w:eastAsia="SimSun" w:hAnsi="Times New Roman" w:cs="Times New Roman"/>
          <w:lang w:eastAsia="zh-CN"/>
        </w:rPr>
        <w:t>) benzaldehyde (5.99 g), HCl (concentrated, 30 mL) and ethanol</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 xml:space="preserve">(300 mL) were used as the color reagent. </w:t>
      </w:r>
      <w:r>
        <w:rPr>
          <w:rFonts w:ascii="Times New Roman" w:eastAsia="SimSun" w:hAnsi="Times New Roman" w:cs="Times New Roman" w:hint="eastAsia"/>
          <w:lang w:eastAsia="zh-CN"/>
        </w:rPr>
        <w:t>2</w:t>
      </w:r>
      <w:r w:rsidRPr="005F2459">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m</w:t>
      </w:r>
      <w:r w:rsidRPr="005F2459">
        <w:rPr>
          <w:rFonts w:ascii="Times New Roman" w:eastAsia="SimSun" w:hAnsi="Times New Roman" w:cs="Times New Roman"/>
          <w:lang w:eastAsia="zh-CN"/>
        </w:rPr>
        <w:t xml:space="preserve">L of </w:t>
      </w:r>
      <w:r>
        <w:rPr>
          <w:rFonts w:ascii="Times New Roman" w:eastAsia="SimSun" w:hAnsi="Times New Roman" w:cs="Times New Roman"/>
          <w:lang w:eastAsia="zh-CN"/>
        </w:rPr>
        <w:t>catholyte</w:t>
      </w:r>
      <w:r w:rsidRPr="005F2459">
        <w:rPr>
          <w:rFonts w:ascii="Times New Roman" w:eastAsia="SimSun" w:hAnsi="Times New Roman" w:cs="Times New Roman"/>
          <w:lang w:eastAsia="zh-CN"/>
        </w:rPr>
        <w:t xml:space="preserve"> was </w:t>
      </w:r>
      <w:r>
        <w:rPr>
          <w:rFonts w:ascii="Times New Roman" w:eastAsia="SimSun" w:hAnsi="Times New Roman" w:cs="Times New Roman"/>
          <w:lang w:eastAsia="zh-CN"/>
        </w:rPr>
        <w:t>mixed with</w:t>
      </w:r>
      <w:r w:rsidRPr="005F2459">
        <w:rPr>
          <w:rFonts w:ascii="Times New Roman" w:eastAsia="SimSun" w:hAnsi="Times New Roman" w:cs="Times New Roman"/>
          <w:lang w:eastAsia="zh-CN"/>
        </w:rPr>
        <w:t xml:space="preserve"> </w:t>
      </w:r>
      <w:r>
        <w:rPr>
          <w:rFonts w:ascii="Times New Roman" w:eastAsia="SimSun" w:hAnsi="Times New Roman" w:cs="Times New Roman"/>
          <w:lang w:eastAsia="zh-CN"/>
        </w:rPr>
        <w:t>2</w:t>
      </w:r>
      <w:r w:rsidRPr="005F2459">
        <w:rPr>
          <w:rFonts w:ascii="Times New Roman" w:eastAsia="SimSun" w:hAnsi="Times New Roman" w:cs="Times New Roman"/>
          <w:lang w:eastAsia="zh-CN"/>
        </w:rPr>
        <w:t xml:space="preserve"> mL of color reagent </w:t>
      </w:r>
      <w:r>
        <w:rPr>
          <w:rFonts w:ascii="Times New Roman" w:eastAsia="SimSun" w:hAnsi="Times New Roman" w:cs="Times New Roman"/>
          <w:lang w:eastAsia="zh-CN"/>
        </w:rPr>
        <w:t xml:space="preserve">and stay for 20 mins at </w:t>
      </w:r>
      <w:r w:rsidRPr="005F2459">
        <w:rPr>
          <w:rFonts w:ascii="Times New Roman" w:eastAsia="SimSun" w:hAnsi="Times New Roman" w:cs="Times New Roman"/>
          <w:lang w:eastAsia="zh-CN"/>
        </w:rPr>
        <w:t>room</w:t>
      </w:r>
      <w:r>
        <w:rPr>
          <w:rFonts w:ascii="Times New Roman" w:eastAsia="SimSun" w:hAnsi="Times New Roman" w:cs="Times New Roman"/>
          <w:lang w:eastAsia="zh-CN"/>
        </w:rPr>
        <w:t xml:space="preserve"> </w:t>
      </w:r>
      <w:r w:rsidRPr="005F2459">
        <w:rPr>
          <w:rFonts w:ascii="Times New Roman" w:eastAsia="SimSun" w:hAnsi="Times New Roman" w:cs="Times New Roman"/>
          <w:lang w:eastAsia="zh-CN"/>
        </w:rPr>
        <w:t>temperature, the UV-Vis absorption spectrum was obtained at a</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wavelength of 455 nm. The concentration-absorbance curves were calibrated</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using standard N</w:t>
      </w:r>
      <w:r w:rsidRPr="006D6213">
        <w:rPr>
          <w:rFonts w:ascii="Times New Roman" w:eastAsia="SimSun" w:hAnsi="Times New Roman" w:cs="Times New Roman"/>
          <w:vertAlign w:val="subscript"/>
          <w:lang w:eastAsia="zh-CN"/>
        </w:rPr>
        <w:t>2</w:t>
      </w:r>
      <w:r w:rsidRPr="005F2459">
        <w:rPr>
          <w:rFonts w:ascii="Times New Roman" w:eastAsia="SimSun" w:hAnsi="Times New Roman" w:cs="Times New Roman"/>
          <w:lang w:eastAsia="zh-CN"/>
        </w:rPr>
        <w:t>H</w:t>
      </w:r>
      <w:r w:rsidRPr="006D6213">
        <w:rPr>
          <w:rFonts w:ascii="Times New Roman" w:eastAsia="SimSun" w:hAnsi="Times New Roman" w:cs="Times New Roman"/>
          <w:vertAlign w:val="subscript"/>
          <w:lang w:eastAsia="zh-CN"/>
        </w:rPr>
        <w:t>4</w:t>
      </w:r>
      <w:r w:rsidRPr="005F2459">
        <w:rPr>
          <w:rFonts w:ascii="Times New Roman" w:eastAsia="SimSun" w:hAnsi="Times New Roman" w:cs="Times New Roman"/>
          <w:lang w:eastAsia="zh-CN"/>
        </w:rPr>
        <w:t>·H</w:t>
      </w:r>
      <w:r w:rsidRPr="006D6213">
        <w:rPr>
          <w:rFonts w:ascii="Times New Roman" w:eastAsia="SimSun" w:hAnsi="Times New Roman" w:cs="Times New Roman"/>
          <w:vertAlign w:val="subscript"/>
          <w:lang w:eastAsia="zh-CN"/>
        </w:rPr>
        <w:t>2</w:t>
      </w:r>
      <w:r w:rsidRPr="005F2459">
        <w:rPr>
          <w:rFonts w:ascii="Times New Roman" w:eastAsia="SimSun" w:hAnsi="Times New Roman" w:cs="Times New Roman"/>
          <w:lang w:eastAsia="zh-CN"/>
        </w:rPr>
        <w:t>O solutions with a series of concentrations in 0.1M</w:t>
      </w:r>
      <w:r>
        <w:rPr>
          <w:rFonts w:ascii="Times New Roman" w:eastAsia="SimSun" w:hAnsi="Times New Roman" w:cs="Times New Roman"/>
          <w:lang w:eastAsia="zh-CN"/>
        </w:rPr>
        <w:t xml:space="preserve"> KOH</w:t>
      </w:r>
      <w:r w:rsidRPr="005F2459">
        <w:rPr>
          <w:rFonts w:ascii="Times New Roman" w:eastAsia="SimSun" w:hAnsi="Times New Roman" w:cs="Times New Roman"/>
          <w:lang w:eastAsia="zh-CN"/>
        </w:rPr>
        <w:t xml:space="preserve"> solutio</w:t>
      </w:r>
      <w:r>
        <w:rPr>
          <w:rFonts w:ascii="Times New Roman" w:eastAsia="SimSun" w:hAnsi="Times New Roman" w:cs="Times New Roman" w:hint="eastAsia"/>
          <w:lang w:eastAsia="zh-CN"/>
        </w:rPr>
        <w:t>n</w:t>
      </w:r>
      <w:r>
        <w:rPr>
          <w:rFonts w:ascii="Times New Roman" w:eastAsia="SimSun" w:hAnsi="Times New Roman" w:cs="Times New Roman"/>
          <w:lang w:eastAsia="zh-CN"/>
        </w:rPr>
        <w:t>.</w:t>
      </w:r>
    </w:p>
    <w:p w14:paraId="64877490" w14:textId="4FE65DFC" w:rsidR="00A14F59" w:rsidRPr="00A14F59" w:rsidRDefault="00A14F59" w:rsidP="00A14F59">
      <w:pPr>
        <w:spacing w:line="360" w:lineRule="auto"/>
        <w:jc w:val="both"/>
        <w:rPr>
          <w:rFonts w:ascii="Times New Roman" w:eastAsia="SimSun" w:hAnsi="Times New Roman" w:cs="Times New Roman"/>
          <w:b/>
          <w:bCs/>
          <w:lang w:eastAsia="zh-CN"/>
        </w:rPr>
      </w:pPr>
      <w:r w:rsidRPr="00A14F59">
        <w:rPr>
          <w:rFonts w:ascii="Times New Roman" w:eastAsia="SimSun" w:hAnsi="Times New Roman" w:cs="Times New Roman" w:hint="eastAsia"/>
          <w:b/>
          <w:bCs/>
          <w:lang w:eastAsia="zh-CN"/>
        </w:rPr>
        <w:t>A</w:t>
      </w:r>
      <w:r w:rsidRPr="00A14F59">
        <w:rPr>
          <w:rFonts w:ascii="Times New Roman" w:eastAsia="SimSun" w:hAnsi="Times New Roman" w:cs="Times New Roman"/>
          <w:b/>
          <w:bCs/>
          <w:lang w:eastAsia="zh-CN"/>
        </w:rPr>
        <w:t xml:space="preserve">nalysis of Ammonia by Nuclear Magnetic Resonance (NMR) with </w:t>
      </w:r>
      <w:r w:rsidRPr="00A14F59">
        <w:rPr>
          <w:rFonts w:ascii="Times New Roman" w:eastAsia="SimSun" w:hAnsi="Times New Roman" w:cs="Times New Roman"/>
          <w:b/>
          <w:bCs/>
          <w:vertAlign w:val="superscript"/>
          <w:lang w:eastAsia="zh-CN"/>
        </w:rPr>
        <w:t>15</w:t>
      </w:r>
      <w:r w:rsidRPr="00A14F59">
        <w:rPr>
          <w:rFonts w:ascii="Times New Roman" w:eastAsia="SimSun" w:hAnsi="Times New Roman" w:cs="Times New Roman"/>
          <w:b/>
          <w:bCs/>
          <w:lang w:eastAsia="zh-CN"/>
        </w:rPr>
        <w:t>N Labelling</w:t>
      </w:r>
    </w:p>
    <w:p w14:paraId="3B8FAACE" w14:textId="77777777" w:rsidR="00A14F59" w:rsidRPr="00B82A2C" w:rsidRDefault="00A14F59" w:rsidP="00A14F59">
      <w:pPr>
        <w:spacing w:line="360" w:lineRule="auto"/>
        <w:jc w:val="both"/>
        <w:rPr>
          <w:rFonts w:ascii="Times New Roman" w:eastAsia="SimSun" w:hAnsi="Times New Roman" w:cs="Times New Roman"/>
          <w:lang w:eastAsia="zh-CN"/>
        </w:rPr>
      </w:pPr>
      <w:r w:rsidRPr="00582609">
        <w:rPr>
          <w:rFonts w:ascii="Times New Roman" w:eastAsia="SimSun" w:hAnsi="Times New Roman" w:cs="Times New Roman"/>
          <w:lang w:eastAsia="zh-CN"/>
        </w:rPr>
        <w:t xml:space="preserve">The NRR experiments were performed using either </w:t>
      </w:r>
      <w:r w:rsidRPr="00582609">
        <w:rPr>
          <w:rFonts w:ascii="Times New Roman" w:eastAsia="SimSun" w:hAnsi="Times New Roman" w:cs="Times New Roman"/>
          <w:vertAlign w:val="superscript"/>
          <w:lang w:eastAsia="zh-CN"/>
        </w:rPr>
        <w:t>15</w:t>
      </w:r>
      <w:r w:rsidRPr="00582609">
        <w:rPr>
          <w:rFonts w:ascii="Times New Roman" w:eastAsia="SimSun" w:hAnsi="Times New Roman" w:cs="Times New Roman"/>
          <w:lang w:eastAsia="zh-CN"/>
        </w:rPr>
        <w:t>N</w:t>
      </w:r>
      <w:r w:rsidRPr="00582609">
        <w:rPr>
          <w:rFonts w:ascii="Times New Roman" w:eastAsia="SimSun" w:hAnsi="Times New Roman" w:cs="Times New Roman"/>
          <w:vertAlign w:val="subscript"/>
          <w:lang w:eastAsia="zh-CN"/>
        </w:rPr>
        <w:t>2</w:t>
      </w:r>
      <w:r>
        <w:rPr>
          <w:rFonts w:ascii="Times New Roman" w:eastAsia="SimSun" w:hAnsi="Times New Roman" w:cs="Times New Roman"/>
          <w:lang w:eastAsia="zh-CN"/>
        </w:rPr>
        <w:t xml:space="preserve"> (99% isotopic purity, S</w:t>
      </w:r>
      <w:r w:rsidRPr="00F00FDF">
        <w:rPr>
          <w:rFonts w:ascii="Times New Roman" w:eastAsia="SimSun" w:hAnsi="Times New Roman" w:cs="Times New Roman"/>
          <w:lang w:eastAsia="zh-CN"/>
        </w:rPr>
        <w:t>igma Aldrich</w:t>
      </w:r>
      <w:r>
        <w:rPr>
          <w:rFonts w:ascii="Times New Roman" w:eastAsia="SimSun" w:hAnsi="Times New Roman" w:cs="Times New Roman"/>
          <w:lang w:eastAsia="zh-CN"/>
        </w:rPr>
        <w:t xml:space="preserve">) for isotopic labelling or normal </w:t>
      </w:r>
      <w:r w:rsidRPr="00F00FDF">
        <w:rPr>
          <w:rFonts w:ascii="Times New Roman" w:eastAsia="SimSun" w:hAnsi="Times New Roman" w:cs="Times New Roman"/>
          <w:vertAlign w:val="superscript"/>
          <w:lang w:eastAsia="zh-CN"/>
        </w:rPr>
        <w:t>14</w:t>
      </w:r>
      <w:r>
        <w:rPr>
          <w:rFonts w:ascii="Times New Roman" w:eastAsia="SimSun" w:hAnsi="Times New Roman" w:cs="Times New Roman"/>
          <w:lang w:eastAsia="zh-CN"/>
        </w:rPr>
        <w:t>N</w:t>
      </w:r>
      <w:r w:rsidRPr="00F00FDF">
        <w:rPr>
          <w:rFonts w:ascii="Times New Roman" w:eastAsia="SimSun" w:hAnsi="Times New Roman" w:cs="Times New Roman"/>
          <w:vertAlign w:val="subscript"/>
          <w:lang w:eastAsia="zh-CN"/>
        </w:rPr>
        <w:t>2</w:t>
      </w:r>
      <w:r>
        <w:rPr>
          <w:rFonts w:ascii="Times New Roman" w:eastAsia="SimSun" w:hAnsi="Times New Roman" w:cs="Times New Roman"/>
          <w:lang w:eastAsia="zh-CN"/>
        </w:rPr>
        <w:t xml:space="preserve"> for comparison. </w:t>
      </w:r>
      <w:r w:rsidRPr="00F00FDF">
        <w:rPr>
          <w:rFonts w:ascii="Times New Roman" w:eastAsia="SimSun" w:hAnsi="Times New Roman" w:cs="Times New Roman"/>
          <w:lang w:eastAsia="zh-CN"/>
        </w:rPr>
        <w:t>Each NRR experiment was conducted at −0.</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0 V vs. RHE for </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 h. A </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 mL aliquot of the test solution was taken from the </w:t>
      </w:r>
      <w:r>
        <w:rPr>
          <w:rFonts w:ascii="Times New Roman" w:eastAsia="SimSun" w:hAnsi="Times New Roman" w:cs="Times New Roman"/>
          <w:lang w:eastAsia="zh-CN"/>
        </w:rPr>
        <w:t>catholyte</w:t>
      </w:r>
      <w:r w:rsidRPr="00F00FDF">
        <w:rPr>
          <w:rFonts w:ascii="Times New Roman" w:eastAsia="SimSun" w:hAnsi="Times New Roman" w:cs="Times New Roman"/>
          <w:lang w:eastAsia="zh-CN"/>
        </w:rPr>
        <w:t xml:space="preserve">. A 500 </w:t>
      </w:r>
      <w:proofErr w:type="spellStart"/>
      <w:r w:rsidRPr="00F00FDF">
        <w:rPr>
          <w:rFonts w:ascii="Times New Roman" w:eastAsia="SimSun" w:hAnsi="Times New Roman" w:cs="Times New Roman"/>
          <w:lang w:eastAsia="zh-CN"/>
        </w:rPr>
        <w:t>μL</w:t>
      </w:r>
      <w:proofErr w:type="spellEnd"/>
      <w:r w:rsidRPr="00F00FDF">
        <w:rPr>
          <w:rFonts w:ascii="Times New Roman" w:eastAsia="SimSun" w:hAnsi="Times New Roman" w:cs="Times New Roman"/>
          <w:lang w:eastAsia="zh-CN"/>
        </w:rPr>
        <w:t xml:space="preserve"> aliquot of the resultant solution was added into an NMR tube, and 10 vol.</w:t>
      </w:r>
      <w:r>
        <w:rPr>
          <w:rFonts w:ascii="Times New Roman" w:eastAsia="SimSun" w:hAnsi="Times New Roman" w:cs="Times New Roman"/>
          <w:lang w:eastAsia="zh-CN"/>
        </w:rPr>
        <w:t xml:space="preserve"> </w:t>
      </w:r>
      <w:r w:rsidRPr="00F00FDF">
        <w:rPr>
          <w:rFonts w:ascii="Times New Roman" w:eastAsia="SimSun" w:hAnsi="Times New Roman" w:cs="Times New Roman"/>
          <w:lang w:eastAsia="zh-CN"/>
        </w:rPr>
        <w:t>% D</w:t>
      </w:r>
      <w:r w:rsidRPr="009B3A34">
        <w:rPr>
          <w:rFonts w:ascii="Times New Roman" w:eastAsia="SimSun" w:hAnsi="Times New Roman" w:cs="Times New Roman"/>
          <w:vertAlign w:val="subscript"/>
          <w:lang w:eastAsia="zh-CN"/>
        </w:rPr>
        <w:t>2</w:t>
      </w:r>
      <w:r w:rsidRPr="00F00FDF">
        <w:rPr>
          <w:rFonts w:ascii="Times New Roman" w:eastAsia="SimSun" w:hAnsi="Times New Roman" w:cs="Times New Roman"/>
          <w:lang w:eastAsia="zh-CN"/>
        </w:rPr>
        <w:t xml:space="preserve">O was added for the lock signal and internal standard. The ammonia concentration was quantified by measuring the </w:t>
      </w:r>
      <w:r w:rsidRPr="00B02DC1">
        <w:rPr>
          <w:rFonts w:ascii="Times New Roman" w:eastAsia="SimSun" w:hAnsi="Times New Roman" w:cs="Times New Roman"/>
          <w:vertAlign w:val="superscript"/>
          <w:lang w:eastAsia="zh-CN"/>
        </w:rPr>
        <w:t>1</w:t>
      </w:r>
      <w:r w:rsidRPr="00F00FDF">
        <w:rPr>
          <w:rFonts w:ascii="Times New Roman" w:eastAsia="SimSun" w:hAnsi="Times New Roman" w:cs="Times New Roman"/>
          <w:lang w:eastAsia="zh-CN"/>
        </w:rPr>
        <w:t>H NMR spectra</w:t>
      </w:r>
      <w:r>
        <w:rPr>
          <w:rFonts w:ascii="Times New Roman" w:eastAsia="SimSun" w:hAnsi="Times New Roman" w:cs="Times New Roman"/>
          <w:lang w:eastAsia="zh-CN"/>
        </w:rPr>
        <w:t xml:space="preserve"> </w:t>
      </w:r>
      <w:r w:rsidRPr="00F00FDF">
        <w:rPr>
          <w:rFonts w:ascii="Times New Roman" w:eastAsia="SimSun" w:hAnsi="Times New Roman" w:cs="Times New Roman"/>
          <w:lang w:eastAsia="zh-CN"/>
        </w:rPr>
        <w:t xml:space="preserve">for </w:t>
      </w:r>
      <w:r w:rsidRPr="009B3A34">
        <w:rPr>
          <w:rFonts w:ascii="Times New Roman" w:eastAsia="SimSun" w:hAnsi="Times New Roman" w:cs="Times New Roman"/>
          <w:vertAlign w:val="superscript"/>
          <w:lang w:eastAsia="zh-CN"/>
        </w:rPr>
        <w:t>14</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perscript"/>
          <w:lang w:eastAsia="zh-CN"/>
        </w:rPr>
        <w:t>4+</w:t>
      </w:r>
      <w:r w:rsidRPr="00F00FDF">
        <w:rPr>
          <w:rFonts w:ascii="Times New Roman" w:eastAsia="SimSun" w:hAnsi="Times New Roman" w:cs="Times New Roman"/>
          <w:lang w:eastAsia="zh-CN"/>
        </w:rPr>
        <w:t xml:space="preserve"> or </w:t>
      </w:r>
      <w:r w:rsidRPr="009B3A34">
        <w:rPr>
          <w:rFonts w:ascii="Times New Roman" w:eastAsia="SimSun" w:hAnsi="Times New Roman" w:cs="Times New Roman"/>
          <w:vertAlign w:val="superscript"/>
          <w:lang w:eastAsia="zh-CN"/>
        </w:rPr>
        <w:t>15</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perscript"/>
          <w:lang w:eastAsia="zh-CN"/>
        </w:rPr>
        <w:t>4+</w:t>
      </w:r>
      <w:r w:rsidRPr="00F00FDF">
        <w:rPr>
          <w:rFonts w:ascii="Times New Roman" w:eastAsia="SimSun" w:hAnsi="Times New Roman" w:cs="Times New Roman"/>
          <w:lang w:eastAsia="zh-CN"/>
        </w:rPr>
        <w:t xml:space="preserve">. The corresponding absolute calibration curves were obtained by using the </w:t>
      </w:r>
      <w:r w:rsidRPr="009B3A34">
        <w:rPr>
          <w:rFonts w:ascii="Times New Roman" w:eastAsia="SimSun" w:hAnsi="Times New Roman" w:cs="Times New Roman"/>
          <w:vertAlign w:val="superscript"/>
          <w:lang w:eastAsia="zh-CN"/>
        </w:rPr>
        <w:t>15</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bscript"/>
          <w:lang w:eastAsia="zh-CN"/>
        </w:rPr>
        <w:t>4</w:t>
      </w:r>
      <w:r w:rsidRPr="00F00FDF">
        <w:rPr>
          <w:rFonts w:ascii="Times New Roman" w:eastAsia="SimSun" w:hAnsi="Times New Roman" w:cs="Times New Roman"/>
          <w:lang w:eastAsia="zh-CN"/>
        </w:rPr>
        <w:t xml:space="preserve">Cl (98.5% isotopic purity) and </w:t>
      </w:r>
      <w:r w:rsidRPr="009B3A34">
        <w:rPr>
          <w:rFonts w:ascii="Times New Roman" w:eastAsia="SimSun" w:hAnsi="Times New Roman" w:cs="Times New Roman"/>
          <w:vertAlign w:val="superscript"/>
          <w:lang w:eastAsia="zh-CN"/>
        </w:rPr>
        <w:t>14</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bscript"/>
          <w:lang w:eastAsia="zh-CN"/>
        </w:rPr>
        <w:t>4</w:t>
      </w:r>
      <w:r w:rsidRPr="00F00FDF">
        <w:rPr>
          <w:rFonts w:ascii="Times New Roman" w:eastAsia="SimSun" w:hAnsi="Times New Roman" w:cs="Times New Roman"/>
          <w:lang w:eastAsia="zh-CN"/>
        </w:rPr>
        <w:t xml:space="preserve">Cl (dissolved in </w:t>
      </w:r>
      <w:r>
        <w:rPr>
          <w:rFonts w:ascii="Times New Roman" w:eastAsia="SimSun" w:hAnsi="Times New Roman" w:cs="Times New Roman"/>
          <w:lang w:eastAsia="zh-CN"/>
        </w:rPr>
        <w:t>0.1</w:t>
      </w:r>
      <w:r w:rsidRPr="00F00FDF">
        <w:rPr>
          <w:rFonts w:ascii="Times New Roman" w:eastAsia="SimSun" w:hAnsi="Times New Roman" w:cs="Times New Roman"/>
          <w:lang w:eastAsia="zh-CN"/>
        </w:rPr>
        <w:t xml:space="preserve"> M </w:t>
      </w:r>
      <w:r>
        <w:rPr>
          <w:rFonts w:ascii="Times New Roman" w:eastAsia="SimSun" w:hAnsi="Times New Roman" w:cs="Times New Roman"/>
          <w:lang w:eastAsia="zh-CN"/>
        </w:rPr>
        <w:t>KOH</w:t>
      </w:r>
      <w:r w:rsidRPr="00F00FDF">
        <w:rPr>
          <w:rFonts w:ascii="Times New Roman" w:eastAsia="SimSun" w:hAnsi="Times New Roman" w:cs="Times New Roman"/>
          <w:lang w:eastAsia="zh-CN"/>
        </w:rPr>
        <w:t>) aqueous solutions with a series of known concentrations as the standards.</w:t>
      </w:r>
    </w:p>
    <w:p w14:paraId="1198694B" w14:textId="77777777" w:rsidR="00A14F59" w:rsidRPr="00441121" w:rsidRDefault="00A14F59" w:rsidP="00A14F59">
      <w:pPr>
        <w:pStyle w:val="ListParagraph"/>
        <w:numPr>
          <w:ilvl w:val="2"/>
          <w:numId w:val="5"/>
        </w:numPr>
        <w:spacing w:line="360" w:lineRule="auto"/>
        <w:ind w:firstLineChars="0"/>
        <w:jc w:val="both"/>
        <w:rPr>
          <w:rFonts w:ascii="Times New Roman" w:hAnsi="Times New Roman" w:cs="Times New Roman"/>
          <w:i/>
          <w:iCs/>
          <w:lang w:eastAsia="zh-CN"/>
        </w:rPr>
      </w:pPr>
      <w:r w:rsidRPr="00441121">
        <w:rPr>
          <w:rFonts w:ascii="Times New Roman" w:hAnsi="Times New Roman" w:cs="Times New Roman"/>
          <w:i/>
          <w:iCs/>
          <w:lang w:eastAsia="zh-CN"/>
        </w:rPr>
        <w:t>Calculations of NH</w:t>
      </w:r>
      <w:r w:rsidRPr="00441121">
        <w:rPr>
          <w:rFonts w:ascii="Times New Roman" w:hAnsi="Times New Roman" w:cs="Times New Roman"/>
          <w:i/>
          <w:iCs/>
          <w:vertAlign w:val="subscript"/>
          <w:lang w:eastAsia="zh-CN"/>
        </w:rPr>
        <w:t>3</w:t>
      </w:r>
      <w:r w:rsidRPr="00441121">
        <w:rPr>
          <w:rFonts w:ascii="Times New Roman" w:hAnsi="Times New Roman" w:cs="Times New Roman"/>
          <w:i/>
          <w:iCs/>
          <w:lang w:eastAsia="zh-CN"/>
        </w:rPr>
        <w:t xml:space="preserve"> Yield rate and </w:t>
      </w:r>
      <w:r>
        <w:rPr>
          <w:rFonts w:ascii="Times New Roman" w:hAnsi="Times New Roman" w:cs="Times New Roman"/>
          <w:i/>
          <w:iCs/>
          <w:lang w:eastAsia="zh-CN"/>
        </w:rPr>
        <w:t>Faradaic</w:t>
      </w:r>
      <w:r w:rsidRPr="00441121">
        <w:rPr>
          <w:rFonts w:ascii="Times New Roman" w:hAnsi="Times New Roman" w:cs="Times New Roman"/>
          <w:i/>
          <w:iCs/>
          <w:lang w:eastAsia="zh-CN"/>
        </w:rPr>
        <w:t xml:space="preserve"> Efficiency (FE) </w:t>
      </w:r>
    </w:p>
    <w:p w14:paraId="1F0C2E87" w14:textId="77777777" w:rsidR="00A14F59" w:rsidRPr="00D8397E" w:rsidRDefault="00A14F59" w:rsidP="00A14F59">
      <w:pPr>
        <w:spacing w:line="360" w:lineRule="auto"/>
        <w:ind w:firstLine="426"/>
        <w:jc w:val="both"/>
        <w:rPr>
          <w:rFonts w:ascii="Times New Roman" w:hAnsi="Times New Roman" w:cs="Times New Roman"/>
          <w:lang w:eastAsia="zh-CN"/>
        </w:rPr>
      </w:pPr>
      <w:r w:rsidRPr="00D8397E">
        <w:rPr>
          <w:rFonts w:ascii="Times New Roman" w:hAnsi="Times New Roman" w:cs="Times New Roman"/>
          <w:lang w:eastAsia="zh-CN"/>
        </w:rPr>
        <w:t>NH</w:t>
      </w:r>
      <w:r w:rsidRPr="00145981">
        <w:rPr>
          <w:rFonts w:ascii="Times New Roman" w:hAnsi="Times New Roman" w:cs="Times New Roman"/>
          <w:vertAlign w:val="subscript"/>
          <w:lang w:eastAsia="zh-CN"/>
        </w:rPr>
        <w:t>3</w:t>
      </w:r>
      <w:r w:rsidRPr="00D8397E">
        <w:rPr>
          <w:rFonts w:ascii="Times New Roman" w:hAnsi="Times New Roman" w:cs="Times New Roman"/>
          <w:lang w:eastAsia="zh-CN"/>
        </w:rPr>
        <w:t xml:space="preserve"> yield was calculated using the following equation:</w:t>
      </w:r>
    </w:p>
    <w:p w14:paraId="3161A113" w14:textId="77777777" w:rsidR="00A14F59" w:rsidRDefault="00A14F59" w:rsidP="00A14F59">
      <w:pPr>
        <w:spacing w:line="360" w:lineRule="auto"/>
        <w:jc w:val="center"/>
        <w:rPr>
          <w:rFonts w:ascii="Times New Roman" w:hAnsi="Times New Roman" w:cs="Times New Roman"/>
          <w:lang w:eastAsia="zh-CN"/>
        </w:rPr>
      </w:pPr>
      <w:r>
        <w:rPr>
          <w:rFonts w:ascii="Times New Roman" w:hAnsi="Times New Roman" w:cs="Times New Roman"/>
          <w:lang w:eastAsia="zh-CN"/>
        </w:rPr>
        <w:t xml:space="preserve">Yield </w:t>
      </w:r>
      <w:r>
        <w:rPr>
          <w:rFonts w:ascii="Times New Roman" w:hAnsi="Times New Roman" w:cs="Times New Roman" w:hint="eastAsia"/>
          <w:lang w:eastAsia="zh-CN"/>
        </w:rPr>
        <w:t>=</w:t>
      </w:r>
      <w:r>
        <w:rPr>
          <w:rFonts w:ascii="Times New Roman" w:hAnsi="Times New Roman" w:cs="Times New Roman"/>
          <w:lang w:eastAsia="zh-CN"/>
        </w:rPr>
        <w:t xml:space="preserve"> [</w:t>
      </w:r>
      <m:oMath>
        <m:sSubSup>
          <m:sSubSupPr>
            <m:ctrlPr>
              <w:ins w:id="6"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]×V/(m×t)</w:t>
      </w:r>
      <w:r>
        <w:rPr>
          <w:rFonts w:ascii="Times New Roman" w:hAnsi="Times New Roman" w:cs="Times New Roman"/>
          <w:lang w:eastAsia="zh-CN"/>
        </w:rPr>
        <w:tab/>
        <w:t>(3)</w:t>
      </w:r>
    </w:p>
    <w:p w14:paraId="096D19F1" w14:textId="77777777" w:rsidR="00A14F59" w:rsidRDefault="00A14F59" w:rsidP="00A14F59">
      <w:pPr>
        <w:spacing w:line="360" w:lineRule="auto"/>
        <w:ind w:firstLine="426"/>
        <w:jc w:val="both"/>
        <w:rPr>
          <w:rFonts w:ascii="Times New Roman" w:hAnsi="Times New Roman" w:cs="Times New Roman"/>
          <w:lang w:eastAsia="zh-CN"/>
        </w:rPr>
      </w:pPr>
      <w:r>
        <w:rPr>
          <w:rFonts w:ascii="Times New Roman" w:hAnsi="Times New Roman" w:cs="Times New Roman" w:hint="eastAsia"/>
          <w:lang w:eastAsia="zh-CN"/>
        </w:rPr>
        <w:t>F</w:t>
      </w:r>
      <w:r>
        <w:rPr>
          <w:rFonts w:ascii="Times New Roman" w:hAnsi="Times New Roman" w:cs="Times New Roman"/>
          <w:lang w:eastAsia="zh-CN"/>
        </w:rPr>
        <w:t>E was calculated according to following equation:</w:t>
      </w:r>
    </w:p>
    <w:p w14:paraId="3988E354" w14:textId="77777777" w:rsidR="00A14F59" w:rsidRDefault="00A14F59" w:rsidP="00A14F59">
      <w:pPr>
        <w:spacing w:line="360" w:lineRule="auto"/>
        <w:jc w:val="center"/>
        <w:rPr>
          <w:rFonts w:ascii="Times New Roman" w:hAnsi="Times New Roman" w:cs="Times New Roman"/>
          <w:lang w:eastAsia="zh-CN"/>
        </w:rPr>
      </w:pPr>
      <w:r>
        <w:rPr>
          <w:rFonts w:ascii="Times New Roman" w:hAnsi="Times New Roman" w:cs="Times New Roman" w:hint="eastAsia"/>
          <w:lang w:eastAsia="zh-CN"/>
        </w:rPr>
        <w:t>F</w:t>
      </w:r>
      <w:r>
        <w:rPr>
          <w:rFonts w:ascii="Times New Roman" w:hAnsi="Times New Roman" w:cs="Times New Roman"/>
          <w:lang w:eastAsia="zh-CN"/>
        </w:rPr>
        <w:t>F = 3×F×[</w:t>
      </w:r>
      <m:oMath>
        <m:sSubSup>
          <m:sSubSupPr>
            <m:ctrlPr>
              <w:ins w:id="7"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]×V/(17×Q)</w:t>
      </w:r>
      <w:r>
        <w:rPr>
          <w:rFonts w:ascii="Times New Roman" w:hAnsi="Times New Roman" w:cs="Times New Roman"/>
          <w:lang w:eastAsia="zh-CN"/>
        </w:rPr>
        <w:tab/>
      </w:r>
      <w:r>
        <w:rPr>
          <w:rFonts w:ascii="Times New Roman" w:hAnsi="Times New Roman" w:cs="Times New Roman"/>
          <w:lang w:eastAsia="zh-CN"/>
        </w:rPr>
        <w:tab/>
      </w:r>
      <w:r>
        <w:rPr>
          <w:rFonts w:ascii="Times New Roman" w:hAnsi="Times New Roman" w:cs="Times New Roman" w:hint="eastAsia"/>
          <w:lang w:eastAsia="zh-CN"/>
        </w:rPr>
        <w:t>(</w:t>
      </w:r>
      <w:r>
        <w:rPr>
          <w:rFonts w:ascii="Times New Roman" w:hAnsi="Times New Roman" w:cs="Times New Roman"/>
          <w:lang w:eastAsia="zh-CN"/>
        </w:rPr>
        <w:t>4)</w:t>
      </w:r>
    </w:p>
    <w:p w14:paraId="5385F0DF" w14:textId="77777777" w:rsidR="00A14F59" w:rsidRDefault="00A14F59" w:rsidP="00A14F59">
      <w:pPr>
        <w:spacing w:line="360" w:lineRule="auto"/>
        <w:jc w:val="both"/>
        <w:rPr>
          <w:rFonts w:ascii="Times New Roman" w:hAnsi="Times New Roman" w:cs="Times New Roman"/>
          <w:iCs/>
          <w:lang w:eastAsia="zh-CN"/>
        </w:rPr>
      </w:pPr>
      <w:r>
        <w:rPr>
          <w:rFonts w:ascii="Times New Roman" w:hAnsi="Times New Roman" w:cs="Times New Roman"/>
          <w:lang w:eastAsia="zh-CN"/>
        </w:rPr>
        <w:t>In which, [</w:t>
      </w:r>
      <m:oMath>
        <m:sSubSup>
          <m:sSubSupPr>
            <m:ctrlPr>
              <w:ins w:id="8"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 xml:space="preserve">] </w:t>
      </w:r>
      <w:r>
        <w:rPr>
          <w:rFonts w:ascii="Times New Roman" w:hAnsi="Times New Roman" w:cs="Times New Roman" w:hint="eastAsia"/>
          <w:lang w:eastAsia="zh-CN"/>
        </w:rPr>
        <w:t>is</w:t>
      </w:r>
      <w:r>
        <w:rPr>
          <w:rFonts w:ascii="Times New Roman" w:hAnsi="Times New Roman" w:cs="Times New Roman"/>
          <w:lang w:eastAsia="zh-CN"/>
        </w:rPr>
        <w:t xml:space="preserve"> </w:t>
      </w:r>
      <w:r>
        <w:rPr>
          <w:rFonts w:ascii="Times New Roman" w:hAnsi="Times New Roman" w:cs="Times New Roman" w:hint="eastAsia"/>
          <w:lang w:eastAsia="zh-CN"/>
        </w:rPr>
        <w:t>the</w:t>
      </w:r>
      <w:r>
        <w:rPr>
          <w:rFonts w:ascii="Times New Roman" w:hAnsi="Times New Roman" w:cs="Times New Roman"/>
          <w:lang w:eastAsia="zh-CN"/>
        </w:rPr>
        <w:t xml:space="preserve"> </w:t>
      </w:r>
      <w:r>
        <w:rPr>
          <w:rFonts w:ascii="Times New Roman" w:hAnsi="Times New Roman" w:cs="Times New Roman" w:hint="eastAsia"/>
          <w:lang w:eastAsia="zh-CN"/>
        </w:rPr>
        <w:t>measured</w:t>
      </w:r>
      <w:r>
        <w:rPr>
          <w:rFonts w:ascii="Times New Roman" w:hAnsi="Times New Roman" w:cs="Times New Roman"/>
          <w:lang w:eastAsia="zh-CN"/>
        </w:rPr>
        <w:t xml:space="preserve"> </w:t>
      </w:r>
      <m:oMath>
        <m:sSubSup>
          <m:sSubSupPr>
            <m:ctrlPr>
              <w:ins w:id="9"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hint="eastAsia"/>
          <w:iCs/>
          <w:lang w:eastAsia="zh-CN"/>
        </w:rPr>
        <w:t xml:space="preserve"> co</w:t>
      </w:r>
      <w:proofErr w:type="spellStart"/>
      <w:r>
        <w:rPr>
          <w:rFonts w:ascii="Times New Roman" w:hAnsi="Times New Roman" w:cs="Times New Roman"/>
          <w:iCs/>
          <w:lang w:eastAsia="zh-CN"/>
        </w:rPr>
        <w:t>ncentration</w:t>
      </w:r>
      <w:proofErr w:type="spellEnd"/>
      <w:r>
        <w:rPr>
          <w:rFonts w:ascii="Times New Roman" w:hAnsi="Times New Roman" w:cs="Times New Roman"/>
          <w:iCs/>
          <w:lang w:eastAsia="zh-CN"/>
        </w:rPr>
        <w:t>; V is the volume of the catholyte; t is the potential applied time; m is the loaded quantity of catalyst; F is the Faraday constant; and Q is the quantity of applied electricity.</w:t>
      </w:r>
    </w:p>
    <w:p w14:paraId="54766F4E" w14:textId="01E1BCE3" w:rsidR="00A14F59" w:rsidRPr="00CB4402" w:rsidRDefault="00A14F59" w:rsidP="00A14F59">
      <w:pPr>
        <w:spacing w:line="360" w:lineRule="auto"/>
        <w:jc w:val="both"/>
        <w:rPr>
          <w:rFonts w:ascii="Times New Roman" w:eastAsia="SimSun" w:hAnsi="Times New Roman" w:cs="Times New Roman"/>
          <w:b/>
          <w:bCs/>
          <w:i/>
          <w:iCs/>
          <w:lang w:eastAsia="zh-CN"/>
        </w:rPr>
      </w:pPr>
      <w:r w:rsidRPr="00CB4402">
        <w:rPr>
          <w:rFonts w:ascii="Times New Roman" w:eastAsia="SimSun" w:hAnsi="Times New Roman" w:cs="Times New Roman"/>
          <w:b/>
          <w:bCs/>
          <w:i/>
          <w:iCs/>
          <w:lang w:eastAsia="zh-CN"/>
        </w:rPr>
        <w:t xml:space="preserve"> O</w:t>
      </w:r>
      <w:r w:rsidRPr="00CB4402">
        <w:rPr>
          <w:rFonts w:ascii="Times New Roman" w:eastAsia="SimSun" w:hAnsi="Times New Roman" w:cs="Times New Roman" w:hint="eastAsia"/>
          <w:b/>
          <w:bCs/>
          <w:i/>
          <w:iCs/>
          <w:lang w:eastAsia="zh-CN"/>
        </w:rPr>
        <w:t>ptimization</w:t>
      </w:r>
      <w:r w:rsidRPr="00CB4402">
        <w:rPr>
          <w:rFonts w:ascii="Times New Roman" w:eastAsia="SimSun" w:hAnsi="Times New Roman" w:cs="Times New Roman"/>
          <w:b/>
          <w:bCs/>
          <w:i/>
          <w:iCs/>
          <w:lang w:eastAsia="zh-CN"/>
        </w:rPr>
        <w:t xml:space="preserve"> </w:t>
      </w:r>
      <w:r w:rsidRPr="00CB4402">
        <w:rPr>
          <w:rFonts w:ascii="Times New Roman" w:eastAsia="SimSun" w:hAnsi="Times New Roman" w:cs="Times New Roman" w:hint="eastAsia"/>
          <w:b/>
          <w:bCs/>
          <w:i/>
          <w:iCs/>
          <w:lang w:eastAsia="zh-CN"/>
        </w:rPr>
        <w:t>of</w:t>
      </w:r>
      <w:r w:rsidRPr="00CB4402">
        <w:rPr>
          <w:rFonts w:ascii="Times New Roman" w:eastAsia="SimSun" w:hAnsi="Times New Roman" w:cs="Times New Roman"/>
          <w:b/>
          <w:bCs/>
          <w:i/>
          <w:iCs/>
          <w:lang w:eastAsia="zh-CN"/>
        </w:rPr>
        <w:t xml:space="preserve"> GDE</w:t>
      </w:r>
    </w:p>
    <w:p w14:paraId="2B66A221" w14:textId="4C180118" w:rsidR="00A14F59" w:rsidRDefault="00A14F59" w:rsidP="00A14F59">
      <w:pPr>
        <w:spacing w:line="360" w:lineRule="auto"/>
        <w:jc w:val="both"/>
        <w:rPr>
          <w:rFonts w:ascii="Times New Roman" w:hAnsi="Times New Roman" w:cs="Times New Roman"/>
          <w:lang w:eastAsia="zh-CN"/>
        </w:rPr>
      </w:pPr>
      <w:r>
        <w:rPr>
          <w:rFonts w:ascii="Times New Roman" w:hAnsi="Times New Roman" w:cs="Times New Roman"/>
          <w:lang w:eastAsia="zh-CN"/>
        </w:rPr>
        <w:t xml:space="preserve">It is generally believed that a moderate thickness of catalyst layer (CL) and a uniform distribution of catalysts benefit achieving high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performance. In our typical GDE fabrication process, a mixture of catalysts,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 and PTFE in ethanol solution was sprayed on the carbon black side of the commercially purchased gas diffusion layer (GDL). The thickness of the catalyst layer was </w:t>
      </w:r>
      <w:r>
        <w:rPr>
          <w:rFonts w:ascii="Times New Roman" w:hAnsi="Times New Roman" w:cs="Times New Roman"/>
          <w:lang w:eastAsia="zh-CN"/>
        </w:rPr>
        <w:lastRenderedPageBreak/>
        <w:t>tuned by the catalyst</w:t>
      </w:r>
      <w:r w:rsidRPr="001569D6">
        <w:rPr>
          <w:rFonts w:ascii="Times New Roman" w:hAnsi="Times New Roman" w:cs="Times New Roman"/>
          <w:lang w:eastAsia="zh-CN"/>
        </w:rPr>
        <w:t xml:space="preserve"> </w:t>
      </w:r>
      <w:r>
        <w:rPr>
          <w:rFonts w:ascii="Times New Roman" w:hAnsi="Times New Roman" w:cs="Times New Roman"/>
          <w:lang w:eastAsia="zh-CN"/>
        </w:rPr>
        <w:t>loading from 0.5 to 2.5 mg∙cm</w:t>
      </w:r>
      <w:r w:rsidRPr="001569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xml:space="preserve">. Afterward, the surface distribution was examined via SEM. As depicted in </w:t>
      </w:r>
      <w:r w:rsidRPr="009F2F84">
        <w:rPr>
          <w:rFonts w:ascii="Times New Roman" w:hAnsi="Times New Roman" w:cs="Times New Roman"/>
          <w:lang w:eastAsia="zh-CN"/>
        </w:rPr>
        <w:t>Figure S1</w:t>
      </w:r>
      <w:r>
        <w:rPr>
          <w:rFonts w:ascii="Times New Roman" w:hAnsi="Times New Roman" w:cs="Times New Roman"/>
          <w:lang w:eastAsia="zh-CN"/>
        </w:rPr>
        <w:t>6</w:t>
      </w:r>
      <w:r w:rsidRPr="009F2F84">
        <w:rPr>
          <w:rFonts w:ascii="Times New Roman" w:hAnsi="Times New Roman" w:cs="Times New Roman"/>
          <w:lang w:eastAsia="zh-CN"/>
        </w:rPr>
        <w:t>,</w:t>
      </w:r>
      <w:r>
        <w:rPr>
          <w:rFonts w:ascii="Times New Roman" w:hAnsi="Times New Roman" w:cs="Times New Roman"/>
          <w:lang w:eastAsia="zh-CN"/>
        </w:rPr>
        <w:t xml:space="preserve"> the commercial GDL was found to have large cracks. </w:t>
      </w:r>
      <w:r w:rsidRPr="006D1710">
        <w:rPr>
          <w:rFonts w:ascii="Times New Roman" w:hAnsi="Times New Roman" w:cs="Times New Roman"/>
          <w:lang w:eastAsia="zh-CN"/>
        </w:rPr>
        <w:t>With an increase in the loading amount,</w:t>
      </w:r>
      <w:r>
        <w:rPr>
          <w:rFonts w:ascii="Times New Roman" w:hAnsi="Times New Roman" w:cs="Times New Roman"/>
          <w:lang w:eastAsia="zh-CN"/>
        </w:rPr>
        <w:t xml:space="preserve"> the crack</w:t>
      </w:r>
      <w:r>
        <w:rPr>
          <w:rFonts w:ascii="Times New Roman" w:hAnsi="Times New Roman" w:cs="Times New Roman" w:hint="eastAsia"/>
          <w:lang w:eastAsia="zh-CN"/>
        </w:rPr>
        <w:t>s</w:t>
      </w:r>
      <w:r>
        <w:rPr>
          <w:rFonts w:ascii="Times New Roman" w:hAnsi="Times New Roman" w:cs="Times New Roman"/>
          <w:lang w:eastAsia="zh-CN"/>
        </w:rPr>
        <w:t xml:space="preserve"> gradually disappeared. When the loading reached 2.5 mg∙cm</w:t>
      </w:r>
      <w:r w:rsidRPr="005105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xml:space="preserve">, no significant cracks were observed.  Meanwhile, the </w:t>
      </w:r>
      <w:r>
        <w:rPr>
          <w:rFonts w:ascii="Times New Roman" w:hAnsi="Times New Roman" w:cs="Times New Roman"/>
        </w:rPr>
        <w:t>Faradaic efficiencies and NH</w:t>
      </w:r>
      <w:r w:rsidRPr="00F24775">
        <w:rPr>
          <w:rFonts w:ascii="Times New Roman" w:hAnsi="Times New Roman" w:cs="Times New Roman"/>
          <w:vertAlign w:val="subscript"/>
        </w:rPr>
        <w:t>3</w:t>
      </w:r>
      <w:r>
        <w:rPr>
          <w:rFonts w:ascii="Times New Roman" w:hAnsi="Times New Roman" w:cs="Times New Roman"/>
        </w:rPr>
        <w:t xml:space="preserve"> yield rate kept increasing with the loading amount </w:t>
      </w:r>
      <w:r w:rsidRPr="00E775CD">
        <w:rPr>
          <w:rFonts w:ascii="Times New Roman" w:hAnsi="Times New Roman" w:cs="Times New Roman"/>
          <w:lang w:eastAsia="zh-CN"/>
        </w:rPr>
        <w:t xml:space="preserve">(Figure </w:t>
      </w:r>
      <w:r>
        <w:rPr>
          <w:rFonts w:ascii="Times New Roman" w:hAnsi="Times New Roman" w:cs="Times New Roman"/>
          <w:lang w:eastAsia="zh-CN"/>
        </w:rPr>
        <w:t xml:space="preserve">S17). However, the </w:t>
      </w:r>
      <w:r>
        <w:rPr>
          <w:rFonts w:ascii="Times New Roman" w:hAnsi="Times New Roman" w:cs="Times New Roman"/>
        </w:rPr>
        <w:t>NH</w:t>
      </w:r>
      <w:r w:rsidRPr="00F24775">
        <w:rPr>
          <w:rFonts w:ascii="Times New Roman" w:hAnsi="Times New Roman" w:cs="Times New Roman"/>
          <w:vertAlign w:val="subscript"/>
        </w:rPr>
        <w:t>3</w:t>
      </w:r>
      <w:r>
        <w:rPr>
          <w:rFonts w:ascii="Times New Roman" w:hAnsi="Times New Roman" w:cs="Times New Roman"/>
        </w:rPr>
        <w:t xml:space="preserve"> yield rate</w:t>
      </w:r>
      <w:r>
        <w:rPr>
          <w:rFonts w:ascii="Times New Roman" w:hAnsi="Times New Roman" w:cs="Times New Roman"/>
          <w:lang w:eastAsia="zh-CN"/>
        </w:rPr>
        <w:t xml:space="preserve"> plateaued at a loading of 2.0 mg∙cm</w:t>
      </w:r>
      <w:r w:rsidRPr="005105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indicating an</w:t>
      </w:r>
      <w:r w:rsidRPr="00F24775">
        <w:rPr>
          <w:rFonts w:ascii="Times New Roman" w:hAnsi="Times New Roman" w:cs="Times New Roman"/>
          <w:lang w:eastAsia="zh-CN"/>
        </w:rPr>
        <w:t xml:space="preserve"> </w:t>
      </w:r>
      <w:r>
        <w:rPr>
          <w:rFonts w:ascii="Times New Roman" w:hAnsi="Times New Roman" w:cs="Times New Roman"/>
          <w:lang w:eastAsia="zh-CN"/>
        </w:rPr>
        <w:t>optimal catalyst loading. R</w:t>
      </w:r>
      <w:r>
        <w:rPr>
          <w:rFonts w:ascii="Times New Roman" w:hAnsi="Times New Roman" w:cs="Times New Roman" w:hint="eastAsia"/>
          <w:lang w:eastAsia="zh-CN"/>
        </w:rPr>
        <w:t>ecent</w:t>
      </w:r>
      <w:r>
        <w:rPr>
          <w:rFonts w:ascii="Times New Roman" w:hAnsi="Times New Roman" w:cs="Times New Roman"/>
          <w:lang w:eastAsia="zh-CN"/>
        </w:rPr>
        <w:t xml:space="preserve"> </w:t>
      </w:r>
      <w:r>
        <w:rPr>
          <w:rFonts w:ascii="Times New Roman" w:hAnsi="Times New Roman" w:cs="Times New Roman" w:hint="eastAsia"/>
          <w:lang w:eastAsia="zh-CN"/>
        </w:rPr>
        <w:t>studies</w:t>
      </w:r>
      <w:r>
        <w:rPr>
          <w:rFonts w:ascii="Times New Roman" w:hAnsi="Times New Roman" w:cs="Times New Roman"/>
          <w:lang w:eastAsia="zh-CN"/>
        </w:rPr>
        <w:t xml:space="preserve"> suggest that</w:t>
      </w:r>
      <w:r>
        <w:rPr>
          <w:rFonts w:ascii="Times New Roman" w:hAnsi="Times New Roman" w:cs="Times New Roman" w:hint="eastAsia"/>
          <w:lang w:eastAsia="zh-CN"/>
        </w:rPr>
        <w:t xml:space="preserve"> </w:t>
      </w:r>
      <w:r>
        <w:rPr>
          <w:rFonts w:ascii="Times New Roman" w:hAnsi="Times New Roman" w:cs="Times New Roman"/>
          <w:lang w:eastAsia="zh-CN"/>
        </w:rPr>
        <w:t xml:space="preserve">cracks are beneficial for mitigating flooding in GDE and preventing </w:t>
      </w:r>
      <w:r w:rsidRPr="00DB03DD">
        <w:rPr>
          <w:rFonts w:ascii="Times New Roman" w:hAnsi="Times New Roman" w:cs="Times New Roman"/>
          <w:lang w:eastAsia="zh-CN"/>
        </w:rPr>
        <w:t>flooding-related performance</w:t>
      </w:r>
      <w:r>
        <w:rPr>
          <w:rFonts w:ascii="Times New Roman" w:hAnsi="Times New Roman" w:cs="Times New Roman" w:hint="eastAsia"/>
          <w:lang w:eastAsia="zh-CN"/>
        </w:rPr>
        <w:t xml:space="preserve"> </w:t>
      </w:r>
      <w:r w:rsidRPr="00DB03DD">
        <w:rPr>
          <w:rFonts w:ascii="Times New Roman" w:hAnsi="Times New Roman" w:cs="Times New Roman"/>
          <w:lang w:eastAsia="zh-CN"/>
        </w:rPr>
        <w:t>drops</w:t>
      </w:r>
      <w:r>
        <w:rPr>
          <w:rFonts w:ascii="Times New Roman" w:hAnsi="Times New Roman" w:cs="Times New Roman"/>
          <w:lang w:eastAsia="zh-CN"/>
        </w:rPr>
        <w:t xml:space="preserve">, which may explain the observed performance trends. Another paramount property of GDE is surface wettability. The Mo/C-N GDE with varying surface wettability was tuned by adjusting the amount of hydrophobic agent PTFE (From 0 to 10 wt. %) while maintaining optimal catalyst loading in the spraying suspension. The measured contact angle increased with the PTFE content, as shown in </w:t>
      </w:r>
      <w:r w:rsidRPr="00E775CD">
        <w:rPr>
          <w:rFonts w:ascii="Times New Roman" w:hAnsi="Times New Roman" w:cs="Times New Roman"/>
          <w:lang w:eastAsia="zh-CN"/>
        </w:rPr>
        <w:t>Figure S1</w:t>
      </w:r>
      <w:r>
        <w:rPr>
          <w:rFonts w:ascii="Times New Roman" w:hAnsi="Times New Roman" w:cs="Times New Roman"/>
          <w:lang w:eastAsia="zh-CN"/>
        </w:rPr>
        <w:t>8</w:t>
      </w:r>
      <w:r w:rsidRPr="00521B65">
        <w:rPr>
          <w:rFonts w:ascii="Times New Roman" w:hAnsi="Times New Roman" w:cs="Times New Roman"/>
          <w:lang w:eastAsia="zh-CN"/>
        </w:rPr>
        <w:t xml:space="preserve">, indicating </w:t>
      </w:r>
      <w:r>
        <w:rPr>
          <w:rFonts w:ascii="Times New Roman" w:hAnsi="Times New Roman" w:cs="Times New Roman"/>
          <w:lang w:eastAsia="zh-CN"/>
        </w:rPr>
        <w:t>enhanced</w:t>
      </w:r>
      <w:r w:rsidRPr="00521B65">
        <w:rPr>
          <w:rFonts w:ascii="Times New Roman" w:hAnsi="Times New Roman" w:cs="Times New Roman"/>
          <w:lang w:eastAsia="zh-CN"/>
        </w:rPr>
        <w:t xml:space="preserve"> hydrophobicity</w:t>
      </w:r>
      <w:r>
        <w:rPr>
          <w:rFonts w:ascii="Times New Roman" w:hAnsi="Times New Roman" w:cs="Times New Roman"/>
          <w:lang w:eastAsia="zh-CN"/>
        </w:rPr>
        <w:t xml:space="preserve">. Consequently, as shown in </w:t>
      </w:r>
      <w:r w:rsidRPr="00E775CD">
        <w:rPr>
          <w:rFonts w:ascii="Times New Roman" w:hAnsi="Times New Roman" w:cs="Times New Roman"/>
          <w:lang w:eastAsia="zh-CN"/>
        </w:rPr>
        <w:t xml:space="preserve">Figure </w:t>
      </w:r>
      <w:r>
        <w:rPr>
          <w:rFonts w:ascii="Times New Roman" w:hAnsi="Times New Roman" w:cs="Times New Roman"/>
          <w:lang w:eastAsia="zh-CN"/>
        </w:rPr>
        <w:t>S19, the Faradaic efficiency was observed to decrease, while the NH</w:t>
      </w:r>
      <w:r w:rsidRPr="00521B65">
        <w:rPr>
          <w:rFonts w:ascii="Times New Roman" w:hAnsi="Times New Roman" w:cs="Times New Roman"/>
          <w:vertAlign w:val="subscript"/>
          <w:lang w:eastAsia="zh-CN"/>
        </w:rPr>
        <w:t>3</w:t>
      </w:r>
      <w:r>
        <w:rPr>
          <w:rFonts w:ascii="Times New Roman" w:hAnsi="Times New Roman" w:cs="Times New Roman"/>
          <w:lang w:eastAsia="zh-CN"/>
        </w:rPr>
        <w:t xml:space="preserve"> yield rate increased. This suggests the increase in the hydrogen evolution reaction (HER) competed with the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process. Therefore, a trade off point with </w:t>
      </w:r>
      <w:r w:rsidRPr="00DF7F78">
        <w:rPr>
          <w:rFonts w:ascii="Times New Roman" w:hAnsi="Times New Roman" w:cs="Times New Roman"/>
          <w:lang w:eastAsia="zh-CN"/>
        </w:rPr>
        <w:t xml:space="preserve">a PTFE content of </w:t>
      </w:r>
      <w:r>
        <w:rPr>
          <w:rFonts w:ascii="Times New Roman" w:hAnsi="Times New Roman" w:cs="Times New Roman"/>
          <w:lang w:eastAsia="zh-CN"/>
        </w:rPr>
        <w:t xml:space="preserve">7.5 wt. </w:t>
      </w:r>
      <w:r>
        <w:rPr>
          <w:rFonts w:ascii="Times New Roman" w:hAnsi="Times New Roman" w:cs="Times New Roman" w:hint="eastAsia"/>
          <w:lang w:eastAsia="zh-CN"/>
        </w:rPr>
        <w:t>%</w:t>
      </w:r>
      <w:r>
        <w:rPr>
          <w:rFonts w:ascii="Times New Roman" w:hAnsi="Times New Roman" w:cs="Times New Roman"/>
          <w:lang w:eastAsia="zh-CN"/>
        </w:rPr>
        <w:t xml:space="preserve"> was chosen</w:t>
      </w:r>
      <w:r w:rsidRPr="00075C2F">
        <w:rPr>
          <w:rFonts w:ascii="Times New Roman" w:hAnsi="Times New Roman" w:cs="Times New Roman"/>
          <w:lang w:eastAsia="zh-CN"/>
        </w:rPr>
        <w:t>.</w:t>
      </w:r>
    </w:p>
    <w:p w14:paraId="3D3B6B55" w14:textId="77777777" w:rsid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Machine Learning</w:t>
      </w:r>
    </w:p>
    <w:p w14:paraId="4BCF295E" w14:textId="3EC240C4" w:rsidR="00A14F59" w:rsidRPr="00A14F59" w:rsidRDefault="00A14F59" w:rsidP="00A14F59">
      <w:pPr>
        <w:spacing w:line="360" w:lineRule="auto"/>
        <w:jc w:val="both"/>
        <w:rPr>
          <w:rFonts w:ascii="Times New Roman" w:hAnsi="Times New Roman" w:cs="Times New Roman"/>
          <w:b/>
          <w:bCs/>
          <w:lang w:eastAsia="zh-CN"/>
        </w:rPr>
      </w:pPr>
      <w:r>
        <w:rPr>
          <w:rFonts w:ascii="Times New Roman" w:hAnsi="Times New Roman"/>
          <w:b w:val="0"/>
          <w:highlight w:val="yellow"/>
        </w:rPr>
        <w:t>Two</w:t>
      </w:r>
      <w:r>
        <w:rPr>
          <w:rFonts w:ascii="Times New Roman" w:hAnsi="Times New Roman"/>
          <w:b w:val="0"/>
        </w:rPr>
        <w:t xml:space="preserve"> extreme gradient boosting (XGBoost) </w:t>
      </w:r>
      <w:r>
        <w:rPr>
          <w:rFonts w:ascii="Times New Roman" w:hAnsi="Times New Roman"/>
          <w:b w:val="0"/>
          <w:highlight w:val="yellow"/>
        </w:rPr>
        <w:t>regression models were fitted to the complete dataset of 23 experimental records (Table S3), one for each target</w:t>
      </w:r>
      <w:r>
        <w:rPr>
          <w:rFonts w:ascii="Times New Roman" w:hAnsi="Times New Roman"/>
          <w:b w:val="0"/>
        </w:rPr>
        <w:t xml:space="preserve">. The </w:t>
      </w:r>
      <w:r>
        <w:rPr>
          <w:rFonts w:ascii="Times New Roman" w:hAnsi="Times New Roman"/>
          <w:b w:val="0"/>
          <w:highlight w:val="yellow"/>
        </w:rPr>
        <w:t>four</w:t>
      </w:r>
      <w:r>
        <w:rPr>
          <w:rFonts w:ascii="Times New Roman" w:hAnsi="Times New Roman"/>
          <w:b w:val="0"/>
          <w:highlight w:val="yellow"/>
        </w:rPr>
        <w:t xml:space="preserve"> </w:t>
      </w:r>
      <w:r>
        <w:rPr>
          <w:rFonts w:ascii="Times New Roman" w:hAnsi="Times New Roman"/>
          <w:b w:val="0"/>
          <w:highlight w:val="yellow"/>
        </w:rPr>
        <w:t>inputs</w:t>
      </w:r>
      <w:r>
        <w:rPr>
          <w:rFonts w:ascii="Times New Roman" w:hAnsi="Times New Roman"/>
          <w:b w:val="0"/>
          <w:highlight w:val="yellow"/>
        </w:rPr>
        <w:t xml:space="preserve"> </w:t>
      </w:r>
      <w:r>
        <w:rPr>
          <w:rFonts w:ascii="Times New Roman" w:hAnsi="Times New Roman"/>
          <w:b w:val="0"/>
          <w:highlight w:val="yellow"/>
        </w:rPr>
        <w:t>were</w:t>
      </w:r>
      <w:r>
        <w:rPr>
          <w:rFonts w:ascii="Times New Roman" w:hAnsi="Times New Roman"/>
          <w:b w:val="0"/>
        </w:rPr>
        <w:t xml:space="preserve"> average pore size, PTFE amount, catalyst loading, and Mo content.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targets</w:t>
      </w:r>
      <w:r>
        <w:rPr>
          <w:rFonts w:ascii="Times New Roman" w:hAnsi="Times New Roman"/>
          <w:b w:val="0"/>
        </w:rPr>
        <w:t xml:space="preserve"> were Faradaic efficiency and NH₃ yield</w:t>
      </w:r>
      <w:r>
        <w:rPr>
          <w:rFonts w:ascii="Times New Roman" w:hAnsi="Times New Roman"/>
          <w:b w:val="0"/>
          <w:highlight w:val="yellow"/>
        </w:rPr>
        <w:t>. Both models used 300 trees</w:t>
      </w:r>
      <w:r>
        <w:rPr>
          <w:rFonts w:ascii="Times New Roman" w:hAnsi="Times New Roman"/>
          <w:b w:val="0"/>
        </w:rPr>
        <w:t xml:space="preserve">, </w:t>
      </w:r>
      <w:r>
        <w:rPr>
          <w:rFonts w:ascii="Times New Roman" w:hAnsi="Times New Roman"/>
          <w:b w:val="0"/>
          <w:highlight w:val="yellow"/>
        </w:rPr>
        <w:t>a</w:t>
      </w:r>
      <w:r>
        <w:rPr>
          <w:rFonts w:ascii="Times New Roman" w:hAnsi="Times New Roman"/>
          <w:b w:val="0"/>
        </w:rPr>
        <w:t xml:space="preserve"> learning rate </w:t>
      </w:r>
      <w:r>
        <w:rPr>
          <w:rFonts w:ascii="Times New Roman" w:hAnsi="Times New Roman"/>
          <w:b w:val="0"/>
          <w:highlight w:val="yellow"/>
        </w:rPr>
        <w:t>of</w:t>
      </w:r>
      <w:r>
        <w:rPr>
          <w:rFonts w:ascii="Times New Roman" w:hAnsi="Times New Roman"/>
          <w:b w:val="0"/>
        </w:rPr>
        <w:t xml:space="preserve"> 0.05,</w:t>
      </w:r>
      <w:r>
        <w:rPr>
          <w:rFonts w:ascii="Times New Roman" w:hAnsi="Times New Roman"/>
          <w:b w:val="0"/>
          <w:highlight w:val="yellow"/>
        </w:rPr>
        <w:t xml:space="preserve"> a</w:t>
      </w:r>
      <w:r>
        <w:rPr>
          <w:rFonts w:ascii="Times New Roman" w:hAnsi="Times New Roman"/>
          <w:b w:val="0"/>
        </w:rPr>
        <w:t xml:space="preserve"> maximum tree depth </w:t>
      </w:r>
      <w:r>
        <w:rPr>
          <w:rFonts w:ascii="Times New Roman" w:hAnsi="Times New Roman"/>
          <w:b w:val="0"/>
          <w:highlight w:val="yellow"/>
        </w:rPr>
        <w:t>of</w:t>
      </w:r>
      <w:r>
        <w:rPr>
          <w:rFonts w:ascii="Times New Roman" w:hAnsi="Times New Roman"/>
          <w:b w:val="0"/>
        </w:rPr>
        <w:t xml:space="preserve"> 6,</w:t>
      </w:r>
      <w:r>
        <w:rPr>
          <w:rFonts w:ascii="Times New Roman" w:hAnsi="Times New Roman"/>
          <w:b w:val="0"/>
          <w:highlight w:val="yellow"/>
        </w:rPr>
        <w:t xml:space="preserve"> a</w:t>
      </w:r>
      <w:r>
        <w:rPr>
          <w:rFonts w:ascii="Times New Roman" w:hAnsi="Times New Roman"/>
          <w:b w:val="0"/>
        </w:rPr>
        <w:t xml:space="preserve"> subsample ratio of </w:t>
      </w:r>
      <w:r>
        <w:rPr>
          <w:rFonts w:ascii="Times New Roman" w:hAnsi="Times New Roman"/>
          <w:b w:val="0"/>
          <w:highlight w:val="yellow"/>
        </w:rPr>
        <w:t>0.8,</w:t>
      </w:r>
      <w:r>
        <w:rPr>
          <w:rFonts w:ascii="Times New Roman" w:hAnsi="Times New Roman"/>
          <w:b w:val="0"/>
          <w:highlight w:val="yellow"/>
        </w:rPr>
        <w:t xml:space="preserve">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column subsample ratio of</w:t>
      </w:r>
      <w:r>
        <w:rPr>
          <w:rFonts w:ascii="Times New Roman" w:hAnsi="Times New Roman"/>
          <w:b w:val="0"/>
        </w:rPr>
        <w:t xml:space="preserve"> 0.8, and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random seed</w:t>
      </w:r>
      <w:r>
        <w:rPr>
          <w:rFonts w:ascii="Times New Roman" w:hAnsi="Times New Roman"/>
          <w:b w:val="0"/>
        </w:rPr>
        <w:t xml:space="preserve"> of </w:t>
      </w:r>
      <w:r>
        <w:rPr>
          <w:rFonts w:ascii="Times New Roman" w:hAnsi="Times New Roman"/>
          <w:b w:val="0"/>
          <w:highlight w:val="yellow"/>
        </w:rPr>
        <w:t>42.</w:t>
      </w:r>
      <w:r>
        <w:rPr>
          <w:rFonts w:ascii="Times New Roman" w:hAnsi="Times New Roman"/>
          <w:b w:val="0"/>
          <w:highlight w:val="yellow"/>
        </w:rPr>
        <w:t xml:space="preserve"> </w:t>
      </w:r>
      <w:r>
        <w:rPr>
          <w:rFonts w:ascii="Times New Roman" w:hAnsi="Times New Roman"/>
          <w:b w:val="0"/>
          <w:highlight w:val="yellow"/>
        </w:rPr>
        <w:t>These</w:t>
      </w:r>
      <w:r>
        <w:rPr>
          <w:rFonts w:ascii="Times New Roman" w:hAnsi="Times New Roman"/>
          <w:b w:val="0"/>
          <w:highlight w:val="yellow"/>
        </w:rPr>
        <w:t xml:space="preserve"> </w:t>
      </w:r>
      <w:r>
        <w:rPr>
          <w:rFonts w:ascii="Times New Roman" w:hAnsi="Times New Roman"/>
          <w:b w:val="0"/>
          <w:highlight w:val="yellow"/>
        </w:rPr>
        <w:t>settings</w:t>
      </w:r>
      <w:r>
        <w:rPr>
          <w:rFonts w:ascii="Times New Roman" w:hAnsi="Times New Roman"/>
          <w:b w:val="0"/>
          <w:highlight w:val="yellow"/>
        </w:rPr>
        <w:t xml:space="preserve"> </w:t>
      </w:r>
      <w:r>
        <w:rPr>
          <w:rFonts w:ascii="Times New Roman" w:hAnsi="Times New Roman"/>
          <w:b w:val="0"/>
          <w:highlight w:val="yellow"/>
        </w:rPr>
        <w:t>were</w:t>
      </w:r>
      <w:r>
        <w:rPr>
          <w:rFonts w:ascii="Times New Roman" w:hAnsi="Times New Roman"/>
          <w:b w:val="0"/>
          <w:highlight w:val="yellow"/>
        </w:rPr>
        <w:t xml:space="preserve"> </w:t>
      </w:r>
      <w:r>
        <w:rPr>
          <w:rFonts w:ascii="Times New Roman" w:hAnsi="Times New Roman"/>
          <w:b w:val="0"/>
          <w:highlight w:val="yellow"/>
        </w:rPr>
        <w:t>specified</w:t>
      </w:r>
      <w:r>
        <w:rPr>
          <w:rFonts w:ascii="Times New Roman" w:hAnsi="Times New Roman"/>
          <w:b w:val="0"/>
          <w:highlight w:val="yellow"/>
        </w:rPr>
        <w:t xml:space="preserve"> </w:t>
      </w:r>
      <w:r>
        <w:rPr>
          <w:rFonts w:ascii="Times New Roman" w:hAnsi="Times New Roman"/>
          <w:b w:val="0"/>
          <w:highlight w:val="yellow"/>
        </w:rPr>
        <w:t>directly</w:t>
      </w:r>
      <w:r>
        <w:rPr>
          <w:rFonts w:ascii="Times New Roman" w:hAnsi="Times New Roman"/>
          <w:b w:val="0"/>
          <w:highlight w:val="yellow"/>
        </w:rPr>
        <w:t xml:space="preserve"> </w:t>
      </w:r>
      <w:r>
        <w:rPr>
          <w:rFonts w:ascii="Times New Roman" w:hAnsi="Times New Roman"/>
          <w:b w:val="0"/>
          <w:highlight w:val="yellow"/>
        </w:rPr>
        <w:t>in the analysis code</w:t>
      </w:r>
      <w:r>
        <w:rPr>
          <w:rFonts w:ascii="Times New Roman" w:hAnsi="Times New Roman"/>
          <w:b w:val="0"/>
        </w:rPr>
        <w:t>.</w:t>
      </w:r>
      <w:r>
        <w:rPr>
          <w:rFonts w:ascii="Times New Roman" w:hAnsi="Times New Roman"/>
          <w:b w:val="0"/>
          <w:highlight w:val="yellow"/>
        </w:rPr>
        <w:t xml:space="preserve"> No hyperparameter optimization was performed</w:t>
      </w:r>
      <w:r>
        <w:rPr>
          <w:rFonts w:ascii="Times New Roman" w:hAnsi="Times New Roman"/>
          <w:b w:val="0"/>
        </w:rPr>
        <w:t>.</w:t>
      </w:r>
    </w:p>
    <w:p w14:paraId="6572E3BF" w14:textId="77777777" w:rsidR="00A14F59" w:rsidRDefault="00A14F59" w:rsidP="00A14F59">
      <w:pPr>
        <w:spacing w:line="360" w:lineRule="auto"/>
        <w:jc w:val="both"/>
        <w:rPr>
          <w:rFonts w:ascii="Times New Roman" w:hAnsi="Times New Roman" w:cs="Times New Roman"/>
          <w:lang w:eastAsia="zh-CN"/>
        </w:rPr>
      </w:pPr>
      <w:r>
        <w:rPr>
          <w:rFonts w:ascii="Times New Roman" w:hAnsi="Times New Roman"/>
          <w:b w:val="0"/>
          <w:highlight w:val="yellow"/>
        </w:rPr>
        <w:t>Each</w:t>
      </w:r>
      <w:r>
        <w:rPr>
          <w:rFonts w:ascii="Times New Roman" w:hAnsi="Times New Roman"/>
          <w:b w:val="0"/>
          <w:highlight w:val="yellow"/>
        </w:rPr>
        <w:t xml:space="preserve"> </w:t>
      </w:r>
      <w:r>
        <w:rPr>
          <w:rFonts w:ascii="Times New Roman" w:hAnsi="Times New Roman"/>
          <w:b w:val="0"/>
          <w:highlight w:val="yellow"/>
        </w:rPr>
        <w:t>model</w:t>
      </w:r>
      <w:r>
        <w:rPr>
          <w:rFonts w:ascii="Times New Roman" w:hAnsi="Times New Roman"/>
          <w:b w:val="0"/>
        </w:rPr>
        <w:t xml:space="preserve"> was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to</w:t>
      </w:r>
      <w:r>
        <w:rPr>
          <w:rFonts w:ascii="Times New Roman" w:hAnsi="Times New Roman"/>
          <w:b w:val="0"/>
          <w:highlight w:val="yellow"/>
        </w:rPr>
        <w:t xml:space="preserve"> </w:t>
      </w:r>
      <w:r>
        <w:rPr>
          <w:rFonts w:ascii="Times New Roman" w:hAnsi="Times New Roman"/>
          <w:b w:val="0"/>
          <w:highlight w:val="yellow"/>
        </w:rPr>
        <w:t>all 23 records. We did not use a train/test split, k fold cross validation, repeated cross validation, or an independent test set. Folds and repeats are therefore not applicable. R², root mean square error (RMSE), and mean absolute error (MAE) were calculated from</w:t>
      </w:r>
      <w:r>
        <w:rPr>
          <w:rFonts w:ascii="Times New Roman" w:hAnsi="Times New Roman"/>
          <w:b w:val="0"/>
        </w:rPr>
        <w:t xml:space="preserve"> the </w:t>
      </w:r>
      <w:r>
        <w:rPr>
          <w:rFonts w:ascii="Times New Roman" w:hAnsi="Times New Roman"/>
          <w:b w:val="0"/>
          <w:highlight w:val="yellow"/>
        </w:rPr>
        <w:t>same training data (Figure S24</w:t>
      </w:r>
      <w:r>
        <w:rPr>
          <w:rFonts w:ascii="Times New Roman" w:hAnsi="Times New Roman"/>
          <w:b w:val="0"/>
        </w:rPr>
        <w:t xml:space="preserve"> and </w:t>
      </w:r>
      <w:r>
        <w:rPr>
          <w:rFonts w:ascii="Times New Roman" w:hAnsi="Times New Roman"/>
          <w:b w:val="0"/>
          <w:highlight w:val="yellow"/>
        </w:rPr>
        <w:t>Table S4). These</w:t>
      </w:r>
      <w:r>
        <w:rPr>
          <w:rFonts w:ascii="Times New Roman" w:hAnsi="Times New Roman"/>
          <w:b w:val="0"/>
        </w:rPr>
        <w:t xml:space="preserve"> values </w:t>
      </w:r>
      <w:r>
        <w:rPr>
          <w:rFonts w:ascii="Times New Roman" w:hAnsi="Times New Roman"/>
          <w:b w:val="0"/>
          <w:highlight w:val="yellow"/>
        </w:rPr>
        <w:t>measure</w:t>
      </w:r>
      <w:r>
        <w:rPr>
          <w:rFonts w:ascii="Times New Roman" w:hAnsi="Times New Roman"/>
          <w:b w:val="0"/>
        </w:rPr>
        <w:t xml:space="preserve"> the </w:t>
      </w:r>
      <w:r>
        <w:rPr>
          <w:rFonts w:ascii="Times New Roman" w:hAnsi="Times New Roman"/>
          <w:b w:val="0"/>
          <w:highlight w:val="yellow"/>
        </w:rPr>
        <w:t>fit</w:t>
      </w:r>
      <w:r>
        <w:rPr>
          <w:rFonts w:ascii="Times New Roman" w:hAnsi="Times New Roman"/>
          <w:b w:val="0"/>
        </w:rPr>
        <w:t xml:space="preserve"> to the </w:t>
      </w:r>
      <w:r>
        <w:rPr>
          <w:rFonts w:ascii="Times New Roman" w:hAnsi="Times New Roman"/>
          <w:b w:val="0"/>
          <w:highlight w:val="yellow"/>
        </w:rPr>
        <w:t>training</w:t>
      </w:r>
      <w:r>
        <w:rPr>
          <w:rFonts w:ascii="Times New Roman" w:hAnsi="Times New Roman"/>
          <w:b w:val="0"/>
          <w:highlight w:val="yellow"/>
        </w:rPr>
        <w:t xml:space="preserve"> </w:t>
      </w:r>
      <w:r>
        <w:rPr>
          <w:rFonts w:ascii="Times New Roman" w:hAnsi="Times New Roman"/>
          <w:b w:val="0"/>
          <w:highlight w:val="yellow"/>
        </w:rPr>
        <w:t>data</w:t>
      </w:r>
      <w:r>
        <w:rPr>
          <w:rFonts w:ascii="Times New Roman" w:hAnsi="Times New Roman"/>
          <w:b w:val="0"/>
          <w:highlight w:val="yellow"/>
        </w:rPr>
        <w:t xml:space="preserve"> </w:t>
      </w:r>
      <w:r>
        <w:rPr>
          <w:rFonts w:ascii="Times New Roman" w:hAnsi="Times New Roman"/>
          <w:b w:val="0"/>
          <w:highlight w:val="yellow"/>
        </w:rPr>
        <w:t>rather</w:t>
      </w:r>
      <w:r>
        <w:rPr>
          <w:rFonts w:ascii="Times New Roman" w:hAnsi="Times New Roman"/>
          <w:b w:val="0"/>
          <w:highlight w:val="yellow"/>
        </w:rPr>
        <w:t xml:space="preserve"> </w:t>
      </w:r>
      <w:r>
        <w:rPr>
          <w:rFonts w:ascii="Times New Roman" w:hAnsi="Times New Roman"/>
          <w:b w:val="0"/>
          <w:highlight w:val="yellow"/>
        </w:rPr>
        <w:t>than</w:t>
      </w:r>
      <w:r>
        <w:rPr>
          <w:rFonts w:ascii="Times New Roman" w:hAnsi="Times New Roman"/>
          <w:b w:val="0"/>
          <w:highlight w:val="yellow"/>
        </w:rPr>
        <w:t xml:space="preserve"> </w:t>
      </w:r>
      <w:r>
        <w:rPr>
          <w:rFonts w:ascii="Times New Roman" w:hAnsi="Times New Roman"/>
          <w:b w:val="0"/>
          <w:highlight w:val="yellow"/>
        </w:rPr>
        <w:t>performance</w:t>
      </w:r>
      <w:r>
        <w:rPr>
          <w:rFonts w:ascii="Times New Roman" w:hAnsi="Times New Roman"/>
          <w:b w:val="0"/>
          <w:highlight w:val="yellow"/>
        </w:rPr>
        <w:t xml:space="preserve"> </w:t>
      </w:r>
      <w:r>
        <w:rPr>
          <w:rFonts w:ascii="Times New Roman" w:hAnsi="Times New Roman"/>
          <w:b w:val="0"/>
          <w:highlight w:val="yellow"/>
        </w:rPr>
        <w:t>on</w:t>
      </w:r>
      <w:r>
        <w:rPr>
          <w:rFonts w:ascii="Times New Roman" w:hAnsi="Times New Roman"/>
          <w:b w:val="0"/>
          <w:highlight w:val="yellow"/>
        </w:rPr>
        <w:t xml:space="preserve"> </w:t>
      </w:r>
      <w:r>
        <w:rPr>
          <w:rFonts w:ascii="Times New Roman" w:hAnsi="Times New Roman"/>
          <w:b w:val="0"/>
          <w:highlight w:val="yellow"/>
        </w:rPr>
        <w:t>new</w:t>
      </w:r>
      <w:r>
        <w:rPr>
          <w:rFonts w:ascii="Times New Roman" w:hAnsi="Times New Roman"/>
          <w:b w:val="0"/>
          <w:highlight w:val="yellow"/>
        </w:rPr>
        <w:t xml:space="preserve"> </w:t>
      </w:r>
      <w:r>
        <w:rPr>
          <w:rFonts w:ascii="Times New Roman" w:hAnsi="Times New Roman"/>
          <w:b w:val="0"/>
          <w:highlight w:val="yellow"/>
        </w:rPr>
        <w:t>data</w:t>
      </w:r>
      <w:r>
        <w:rPr>
          <w:rFonts w:ascii="Times New Roman" w:hAnsi="Times New Roman"/>
          <w:b w:val="0"/>
        </w:rPr>
        <w:t xml:space="preserve">. SHAP </w:t>
      </w:r>
      <w:r>
        <w:rPr>
          <w:rFonts w:ascii="Times New Roman" w:hAnsi="Times New Roman"/>
          <w:b w:val="0"/>
          <w:highlight w:val="yellow"/>
        </w:rPr>
        <w:t>values</w:t>
      </w:r>
      <w:r>
        <w:rPr>
          <w:rFonts w:ascii="Times New Roman" w:hAnsi="Times New Roman"/>
          <w:b w:val="0"/>
        </w:rPr>
        <w:t xml:space="preserve"> were </w:t>
      </w:r>
      <w:r>
        <w:rPr>
          <w:rFonts w:ascii="Times New Roman" w:hAnsi="Times New Roman"/>
          <w:b w:val="0"/>
          <w:highlight w:val="yellow"/>
        </w:rPr>
        <w:t>also</w:t>
      </w:r>
      <w:r>
        <w:rPr>
          <w:rFonts w:ascii="Times New Roman" w:hAnsi="Times New Roman"/>
          <w:b w:val="0"/>
          <w:highlight w:val="yellow"/>
        </w:rPr>
        <w:t xml:space="preserve"> </w:t>
      </w:r>
      <w:r>
        <w:rPr>
          <w:rFonts w:ascii="Times New Roman" w:hAnsi="Times New Roman"/>
          <w:b w:val="0"/>
          <w:highlight w:val="yellow"/>
        </w:rPr>
        <w:t>calculated</w:t>
      </w:r>
      <w:r>
        <w:rPr>
          <w:rFonts w:ascii="Times New Roman" w:hAnsi="Times New Roman"/>
          <w:b w:val="0"/>
          <w:highlight w:val="yellow"/>
        </w:rPr>
        <w:t xml:space="preserve"> </w:t>
      </w:r>
      <w:r>
        <w:rPr>
          <w:rFonts w:ascii="Times New Roman" w:hAnsi="Times New Roman"/>
          <w:b w:val="0"/>
          <w:highlight w:val="yellow"/>
        </w:rPr>
        <w:t>from</w:t>
      </w:r>
      <w:r>
        <w:rPr>
          <w:rFonts w:ascii="Times New Roman" w:hAnsi="Times New Roman"/>
          <w:b w:val="0"/>
        </w:rPr>
        <w:t xml:space="preserve"> the </w:t>
      </w:r>
      <w:r>
        <w:rPr>
          <w:rFonts w:ascii="Times New Roman" w:hAnsi="Times New Roman"/>
          <w:b w:val="0"/>
          <w:highlight w:val="yellow"/>
        </w:rPr>
        <w:t>complete</w:t>
      </w:r>
      <w:r>
        <w:rPr>
          <w:rFonts w:ascii="Times New Roman" w:hAnsi="Times New Roman"/>
          <w:b w:val="0"/>
          <w:highlight w:val="yellow"/>
        </w:rPr>
        <w:t xml:space="preserve"> </w:t>
      </w:r>
      <w:r>
        <w:rPr>
          <w:rFonts w:ascii="Times New Roman" w:hAnsi="Times New Roman"/>
          <w:b w:val="0"/>
          <w:highlight w:val="yellow"/>
        </w:rPr>
        <w:t>dataset.</w:t>
      </w:r>
      <w:r>
        <w:rPr>
          <w:rFonts w:ascii="Times New Roman" w:hAnsi="Times New Roman"/>
          <w:b w:val="0"/>
          <w:highlight w:val="yellow"/>
        </w:rPr>
        <w:t xml:space="preserve"> </w:t>
      </w:r>
      <w:r>
        <w:rPr>
          <w:rFonts w:ascii="Times New Roman" w:hAnsi="Times New Roman"/>
          <w:b w:val="0"/>
          <w:highlight w:val="yellow"/>
        </w:rPr>
        <w:t>They</w:t>
      </w:r>
      <w:r>
        <w:rPr>
          <w:rFonts w:ascii="Times New Roman" w:hAnsi="Times New Roman"/>
          <w:b w:val="0"/>
          <w:highlight w:val="yellow"/>
        </w:rPr>
        <w:t xml:space="preserve"> </w:t>
      </w:r>
      <w:r>
        <w:rPr>
          <w:rFonts w:ascii="Times New Roman" w:hAnsi="Times New Roman"/>
          <w:b w:val="0"/>
          <w:highlight w:val="yellow"/>
        </w:rPr>
        <w:t>describe</w:t>
      </w:r>
      <w:r>
        <w:rPr>
          <w:rFonts w:ascii="Times New Roman" w:hAnsi="Times New Roman"/>
          <w:b w:val="0"/>
        </w:rPr>
        <w:t xml:space="preserve"> feature </w:t>
      </w:r>
      <w:r>
        <w:rPr>
          <w:rFonts w:ascii="Times New Roman" w:hAnsi="Times New Roman"/>
          <w:b w:val="0"/>
          <w:highlight w:val="yellow"/>
        </w:rPr>
        <w:t>contributions</w:t>
      </w:r>
      <w:r>
        <w:rPr>
          <w:rFonts w:ascii="Times New Roman" w:hAnsi="Times New Roman"/>
          <w:b w:val="0"/>
          <w:highlight w:val="yellow"/>
        </w:rPr>
        <w:t xml:space="preserve"> </w:t>
      </w:r>
      <w:r>
        <w:rPr>
          <w:rFonts w:ascii="Times New Roman" w:hAnsi="Times New Roman"/>
          <w:b w:val="0"/>
          <w:highlight w:val="yellow"/>
        </w:rPr>
        <w:t>only within</w:t>
      </w:r>
      <w:r>
        <w:rPr>
          <w:rFonts w:ascii="Times New Roman" w:hAnsi="Times New Roman"/>
          <w:b w:val="0"/>
        </w:rPr>
        <w:t xml:space="preserve"> the </w:t>
      </w:r>
      <w:r>
        <w:rPr>
          <w:rFonts w:ascii="Times New Roman" w:hAnsi="Times New Roman"/>
          <w:b w:val="0"/>
          <w:highlight w:val="yellow"/>
        </w:rPr>
        <w:t>sampled</w:t>
      </w:r>
      <w:r>
        <w:rPr>
          <w:rFonts w:ascii="Times New Roman" w:hAnsi="Times New Roman"/>
          <w:b w:val="0"/>
          <w:highlight w:val="yellow"/>
        </w:rPr>
        <w:t xml:space="preserve"> </w:t>
      </w:r>
      <w:r>
        <w:rPr>
          <w:rFonts w:ascii="Times New Roman" w:hAnsi="Times New Roman"/>
          <w:b w:val="0"/>
          <w:highlight w:val="yellow"/>
        </w:rPr>
        <w:t>ranges</w:t>
      </w:r>
      <w:r>
        <w:rPr>
          <w:rFonts w:ascii="Times New Roman" w:hAnsi="Times New Roman"/>
          <w:b w:val="0"/>
        </w:rPr>
        <w:t xml:space="preserve">. </w:t>
      </w:r>
      <w:r>
        <w:rPr>
          <w:rFonts w:ascii="Times New Roman" w:hAnsi="Times New Roman"/>
          <w:b w:val="0"/>
          <w:highlight w:val="yellow"/>
        </w:rPr>
        <w:t>Analyses</w:t>
      </w:r>
      <w:r>
        <w:rPr>
          <w:rFonts w:ascii="Times New Roman" w:hAnsi="Times New Roman"/>
          <w:b w:val="0"/>
        </w:rPr>
        <w:t xml:space="preserve"> were conducted in Python using the xgboost, scikit-learn, and shap packages.</w:t>
      </w:r>
    </w:p>
    <w:p w14:paraId="0235074D" w14:textId="5DD856C9" w:rsidR="00607338" w:rsidRPr="00226B99" w:rsidRDefault="00607338" w:rsidP="00226B99">
      <w:pPr>
        <w:pageBreakBefore/>
        <w:spacing w:line="360" w:lineRule="auto"/>
        <w:jc w:val="both"/>
        <w:rPr>
          <w:rFonts w:ascii="Times New Roman" w:hAnsi="Times New Roman" w:cs="Times New Roman"/>
          <w:b/>
          <w:bCs/>
          <w:sz w:val="28"/>
          <w:szCs w:val="28"/>
          <w:lang w:eastAsia="zh-CN"/>
        </w:rPr>
      </w:pPr>
      <w:r w:rsidRPr="00226B99">
        <w:rPr>
          <w:rFonts w:ascii="Times New Roman" w:hAnsi="Times New Roman" w:cs="Times New Roman"/>
          <w:b/>
          <w:bCs/>
          <w:sz w:val="28"/>
          <w:szCs w:val="28"/>
          <w:lang w:eastAsia="zh-CN"/>
        </w:rPr>
        <w:lastRenderedPageBreak/>
        <w:t>RESULTS AND DISCUSSION</w:t>
      </w:r>
    </w:p>
    <w:p w14:paraId="7A09D1A9" w14:textId="1E3AE572" w:rsidR="00BD0836" w:rsidRDefault="00BD0836" w:rsidP="00226B99">
      <w:pPr>
        <w:spacing w:line="360" w:lineRule="auto"/>
        <w:jc w:val="both"/>
        <w:rPr>
          <w:rFonts w:ascii="Times New Roman" w:hAnsi="Times New Roman" w:cs="Times New Roman"/>
          <w:b/>
          <w:bCs/>
          <w:lang w:eastAsia="zh-CN"/>
        </w:rPr>
      </w:pPr>
      <w:r w:rsidRPr="00BD0836">
        <w:rPr>
          <w:rFonts w:ascii="Times New Roman" w:hAnsi="Times New Roman" w:cs="Times New Roman"/>
          <w:b/>
          <w:bCs/>
          <w:lang w:eastAsia="zh-CN"/>
        </w:rPr>
        <w:t xml:space="preserve">Structural </w:t>
      </w:r>
      <w:r>
        <w:rPr>
          <w:rFonts w:ascii="Times New Roman" w:hAnsi="Times New Roman" w:cs="Times New Roman"/>
          <w:b/>
          <w:bCs/>
          <w:lang w:eastAsia="zh-CN"/>
        </w:rPr>
        <w:t>f</w:t>
      </w:r>
      <w:r w:rsidRPr="00BD0836">
        <w:rPr>
          <w:rFonts w:ascii="Times New Roman" w:hAnsi="Times New Roman" w:cs="Times New Roman"/>
          <w:b/>
          <w:bCs/>
          <w:lang w:eastAsia="zh-CN"/>
        </w:rPr>
        <w:t xml:space="preserve">eatures and </w:t>
      </w:r>
      <w:r>
        <w:rPr>
          <w:rFonts w:ascii="Times New Roman" w:hAnsi="Times New Roman" w:cs="Times New Roman"/>
          <w:b/>
          <w:bCs/>
          <w:lang w:eastAsia="zh-CN"/>
        </w:rPr>
        <w:t>e</w:t>
      </w:r>
      <w:r w:rsidRPr="00BD0836">
        <w:rPr>
          <w:rFonts w:ascii="Times New Roman" w:hAnsi="Times New Roman" w:cs="Times New Roman"/>
          <w:b/>
          <w:bCs/>
          <w:lang w:eastAsia="zh-CN"/>
        </w:rPr>
        <w:t xml:space="preserve">lemental </w:t>
      </w:r>
      <w:r>
        <w:rPr>
          <w:rFonts w:ascii="Times New Roman" w:hAnsi="Times New Roman" w:cs="Times New Roman"/>
          <w:b/>
          <w:bCs/>
          <w:lang w:eastAsia="zh-CN"/>
        </w:rPr>
        <w:t>c</w:t>
      </w:r>
      <w:r w:rsidRPr="00BD0836">
        <w:rPr>
          <w:rFonts w:ascii="Times New Roman" w:hAnsi="Times New Roman" w:cs="Times New Roman"/>
          <w:b/>
          <w:bCs/>
          <w:lang w:eastAsia="zh-CN"/>
        </w:rPr>
        <w:t xml:space="preserve">omposition of the </w:t>
      </w:r>
      <w:r w:rsidR="008078F2">
        <w:rPr>
          <w:rFonts w:ascii="Times New Roman" w:hAnsi="Times New Roman" w:cs="Times New Roman"/>
          <w:b/>
          <w:bCs/>
          <w:lang w:eastAsia="zh-CN"/>
        </w:rPr>
        <w:t>Mo</w:t>
      </w:r>
      <w:r w:rsidR="008078F2" w:rsidRPr="00BD0836">
        <w:rPr>
          <w:rFonts w:ascii="Times New Roman" w:hAnsi="Times New Roman" w:cs="Times New Roman"/>
          <w:b/>
          <w:bCs/>
          <w:lang w:eastAsia="zh-CN"/>
        </w:rPr>
        <w:t xml:space="preserve"> </w:t>
      </w:r>
      <w:r>
        <w:rPr>
          <w:rFonts w:ascii="Times New Roman" w:hAnsi="Times New Roman" w:cs="Times New Roman"/>
          <w:b/>
          <w:bCs/>
          <w:lang w:eastAsia="zh-CN"/>
        </w:rPr>
        <w:t>p</w:t>
      </w:r>
      <w:r w:rsidRPr="00BD0836">
        <w:rPr>
          <w:rFonts w:ascii="Times New Roman" w:hAnsi="Times New Roman" w:cs="Times New Roman"/>
          <w:b/>
          <w:bCs/>
          <w:lang w:eastAsia="zh-CN"/>
        </w:rPr>
        <w:t xml:space="preserve">orous </w:t>
      </w:r>
      <w:r>
        <w:rPr>
          <w:rFonts w:ascii="Times New Roman" w:hAnsi="Times New Roman" w:cs="Times New Roman"/>
          <w:b/>
          <w:bCs/>
          <w:lang w:eastAsia="zh-CN"/>
        </w:rPr>
        <w:t>c</w:t>
      </w:r>
      <w:r w:rsidRPr="00BD0836">
        <w:rPr>
          <w:rFonts w:ascii="Times New Roman" w:hAnsi="Times New Roman" w:cs="Times New Roman"/>
          <w:b/>
          <w:bCs/>
          <w:lang w:eastAsia="zh-CN"/>
        </w:rPr>
        <w:t xml:space="preserve">arbon </w:t>
      </w:r>
      <w:r>
        <w:rPr>
          <w:rFonts w:ascii="Times New Roman" w:hAnsi="Times New Roman" w:cs="Times New Roman"/>
          <w:b/>
          <w:bCs/>
          <w:lang w:eastAsia="zh-CN"/>
        </w:rPr>
        <w:t>c</w:t>
      </w:r>
      <w:r w:rsidRPr="00BD0836">
        <w:rPr>
          <w:rFonts w:ascii="Times New Roman" w:hAnsi="Times New Roman" w:cs="Times New Roman"/>
          <w:b/>
          <w:bCs/>
          <w:lang w:eastAsia="zh-CN"/>
        </w:rPr>
        <w:t>atalyst</w:t>
      </w:r>
    </w:p>
    <w:p w14:paraId="558238CD" w14:textId="1B6655A0" w:rsidR="00B265C4" w:rsidRDefault="00B243B3" w:rsidP="00A14F59">
      <w:pPr>
        <w:spacing w:line="360" w:lineRule="auto"/>
        <w:jc w:val="both"/>
        <w:rPr>
          <w:rFonts w:ascii="Times New Roman" w:hAnsi="Times New Roman" w:cs="Times New Roman"/>
        </w:rPr>
      </w:pPr>
      <w:r w:rsidRPr="00B243B3">
        <w:rPr>
          <w:rFonts w:ascii="Times New Roman" w:hAnsi="Times New Roman" w:cs="Times New Roman"/>
        </w:rPr>
        <w:t>Our synthesis of Mo-N</w:t>
      </w:r>
      <w:r w:rsidR="004310B5">
        <w:rPr>
          <w:rFonts w:ascii="Times New Roman" w:hAnsi="Times New Roman" w:cs="Times New Roman"/>
        </w:rPr>
        <w:t>/</w:t>
      </w:r>
      <w:r w:rsidRPr="00B243B3">
        <w:rPr>
          <w:rFonts w:ascii="Times New Roman" w:hAnsi="Times New Roman" w:cs="Times New Roman"/>
        </w:rPr>
        <w:t>C (</w:t>
      </w:r>
      <w:r w:rsidRPr="002343F0">
        <w:rPr>
          <w:rFonts w:ascii="Times New Roman" w:hAnsi="Times New Roman" w:cs="Times New Roman"/>
          <w:b/>
          <w:bCs/>
        </w:rPr>
        <w:t>Figure 1</w:t>
      </w:r>
      <w:r w:rsidRPr="00B243B3">
        <w:rPr>
          <w:rFonts w:ascii="Times New Roman" w:hAnsi="Times New Roman" w:cs="Times New Roman"/>
        </w:rPr>
        <w:t>) be</w:t>
      </w:r>
      <w:r w:rsidR="005819BF">
        <w:rPr>
          <w:rFonts w:ascii="Times New Roman" w:hAnsi="Times New Roman" w:cs="Times New Roman"/>
        </w:rPr>
        <w:t>ga</w:t>
      </w:r>
      <w:r w:rsidRPr="00B243B3">
        <w:rPr>
          <w:rFonts w:ascii="Times New Roman" w:hAnsi="Times New Roman" w:cs="Times New Roman"/>
        </w:rPr>
        <w:t>n with amphiphilic PS-</w:t>
      </w:r>
      <w:r w:rsidRPr="002343F0">
        <w:rPr>
          <w:rFonts w:ascii="Times New Roman" w:hAnsi="Times New Roman" w:cs="Times New Roman"/>
          <w:i/>
          <w:iCs/>
        </w:rPr>
        <w:t>b</w:t>
      </w:r>
      <w:r w:rsidRPr="00B243B3">
        <w:rPr>
          <w:rFonts w:ascii="Times New Roman" w:hAnsi="Times New Roman" w:cs="Times New Roman"/>
        </w:rPr>
        <w:t>-PEO BBCP templates, dopamine as a carbon source, and a molybdenum precursor in a water/ethanol mixture, following our previously reported procedure.</w:t>
      </w:r>
      <w:hyperlink w:anchor="_ENREF_16" w:tooltip="Saha, 2026 #2"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&lt;EndNote&gt;&lt;Cite&gt;&lt;Author&gt;Saha&lt;/Author&gt;&lt;Year&gt;2026&lt;/Year&gt;&lt;RecNum&gt;2&lt;/RecNum&gt;&lt;DisplayText&gt;&lt;style face="superscript"&gt;16&lt;/style&gt;&lt;/DisplayText&gt;&lt;record&gt;&lt;rec-number&gt;2&lt;/rec-number&gt;&lt;foreign-keys&gt;&lt;key app="EN" db-id="595e2529bd0eznezrp9xsef4vzvtrpded9zd" timestamp="1769123453"&gt;2&lt;/key&gt;&lt;/foreign-keys&gt;&lt;ref-type name="Journal Article"&gt;17&lt;/ref-type&gt;&lt;contributors&gt;&lt;authors&gt;&lt;author&gt;Saha, Dipankar&lt;/author&gt;&lt;author&gt;Tang, Chaoyun&lt;/author&gt;&lt;author&gt;Khan, Javed&lt;/author&gt;&lt;author&gt;Jain, Pulkit&lt;/author&gt;&lt;author&gt;Yang, Cheng-Jie&lt;/author&gt;&lt;author&gt;Dong, Chung-Li&lt;/author&gt;&lt;author&gt;Webster, Richard F.&lt;/author&gt;&lt;author&gt;Chen, Chi-Liang&lt;/author&gt;&lt;author&gt;Chen, Zhu&lt;/author&gt;&lt;author&gt;Bai, Peng&lt;/author&gt;&lt;author&gt;Tilley, Richard M.&lt;/author&gt;&lt;author&gt;Wu, Nianqiang&lt;/author&gt;&lt;author&gt;Watkins, James J.&lt;/author&gt;&lt;/authors&gt;&lt;/contributors&gt;&lt;titles&gt;&lt;title&gt;Alkaline electrocatalytic water oxidation by Fe–Ni nanostructures on porous turbostratic carbon with tailorable metal–metal active sites&lt;/title&gt;&lt;secondary-title&gt;Chemical Science&lt;/secondary-title&gt;&lt;/titles&gt;&lt;periodical&gt;&lt;full-title&gt;Chemical Science&lt;/full-title&gt;&lt;/periodical&gt;&lt;dates&gt;&lt;year&gt;2026&lt;/year&gt;&lt;/dates&gt;&lt;publisher&gt;The Royal Society of Chemistry&lt;/publisher&gt;&lt;isbn&gt;2041-6520&lt;/isbn&gt;&lt;work-type&gt;10.1039/D5SC05330G&lt;/work-type&gt;&lt;urls&gt;&lt;related-urls&gt;&lt;url&gt;http://dx.doi.org/10.1039/D5SC05330G&lt;/url&gt;&lt;/related-urls&gt;&lt;/urls&gt;&lt;electronic-resource-num&gt;10.1039/D5SC05330G&lt;/electronic-resource-num&gt;&lt;/record&gt;&lt;/Cite&gt;&lt;/EndNote&gt;</w:instrText>
        </w:r>
        <w:r w:rsidR="009C3555">
          <w:rPr>
            <w:rFonts w:ascii="Times New Roman" w:hAnsi="Times New Roman" w:cs="Times New Roman"/>
          </w:rPr>
          <w:fldChar w:fldCharType="separate"/>
        </w:r>
        <w:r w:rsidR="009C3555" w:rsidRPr="00222ADF">
          <w:rPr>
            <w:rFonts w:ascii="Times New Roman" w:hAnsi="Times New Roman" w:cs="Times New Roman"/>
            <w:noProof/>
            <w:vertAlign w:val="superscript"/>
          </w:rPr>
          <w:t>16</w:t>
        </w:r>
        <w:r w:rsidR="009C3555">
          <w:rPr>
            <w:rFonts w:ascii="Times New Roman" w:hAnsi="Times New Roman" w:cs="Times New Roman"/>
          </w:rPr>
          <w:fldChar w:fldCharType="end"/>
        </w:r>
      </w:hyperlink>
      <w:r w:rsidRPr="00B243B3">
        <w:rPr>
          <w:rFonts w:ascii="Times New Roman" w:hAnsi="Times New Roman" w:cs="Times New Roman"/>
        </w:rPr>
        <w:t xml:space="preserve"> </w:t>
      </w:r>
      <w:hyperlink w:anchor="_ENREF_20" w:tooltip="Fei, 2020 #2"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&lt;EndNote&gt;&lt;Cite&gt;&lt;Author&gt;Fei&lt;/Author&gt;&lt;Year&gt;2020&lt;/Year&gt;&lt;RecNum&gt;2&lt;/RecNum&gt;&lt;DisplayText&gt;&lt;style face="superscript"&gt;20&lt;/style&gt;&lt;/DisplayText&gt;&lt;record&gt;&lt;rec-number&gt;2&lt;/rec-number&gt;&lt;foreign-keys&gt;&lt;key app="EN" db-id="9z9aepatvp9tpeespexxe023wesz5drezds9" timestamp="1773929103"&gt;2&lt;/key&gt;&lt;/foreign-keys&gt;&lt;ref-type name="Journal Article"&gt;17&lt;/ref-type&gt;&lt;contributors&gt;&lt;authors&gt;&lt;author&gt;Fei, Hua-Feng&lt;/author&gt;&lt;author&gt;Long, Yongde&lt;/author&gt;&lt;author&gt;Yu, Hsin-Jung&lt;/author&gt;&lt;author&gt;Yavitt, Benjamin M.&lt;/author&gt;&lt;author&gt;Fan, Wei&lt;/author&gt;&lt;author&gt;Ribbe, Alexander&lt;/author&gt;&lt;author&gt;Watkins, James J.&lt;/author&gt;&lt;/authors&gt;&lt;/contributors&gt;&lt;titles&gt;&lt;title&gt;Bimodal Mesoporous Carbon Spheres with Small and Ultra-Large Pores Fabricated Using Amphiphilic Brush Block Copolymer Micelle Templates&lt;/title&gt;&lt;secondary-title&gt;ACS Applied Materials &amp;amp; Interfaces&lt;/secondary-title&gt;&lt;/titles&gt;&lt;periodical&gt;&lt;full-title&gt;ACS Applied Materials &amp;amp; Interfaces&lt;/full-title&gt;&lt;/periodical&gt;&lt;pages&gt;57322-57329&lt;/pages&gt;&lt;volume&gt;12&lt;/volume&gt;&lt;number&gt;51&lt;/number&gt;&lt;dates&gt;&lt;year&gt;2020&lt;/year&gt;&lt;pub-dates&gt;&lt;date&gt;2020/12/23&lt;/date&gt;&lt;/pub-dates&gt;&lt;/dates&gt;&lt;publisher&gt;American Chemical Society&lt;/publisher&gt;&lt;isbn&gt;1944-8244&lt;/isbn&gt;&lt;urls&gt;&lt;related-urls&gt;&lt;url&gt;https://doi.org/10.1021/acsami.0c16566&lt;/url&gt;&lt;/related-urls&gt;&lt;/urls&gt;&lt;electronic-resource-num&gt;10.1021/acsami.0c16566&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20</w:t>
        </w:r>
        <w:r w:rsidR="009C3555">
          <w:rPr>
            <w:rFonts w:ascii="Times New Roman" w:hAnsi="Times New Roman" w:cs="Times New Roman"/>
          </w:rPr>
          <w:fldChar w:fldCharType="end"/>
        </w:r>
      </w:hyperlink>
      <w:r w:rsidR="009C3555">
        <w:rPr>
          <w:rFonts w:ascii="Times New Roman" w:hAnsi="Times New Roman" w:cs="Times New Roman"/>
        </w:rPr>
        <w:t xml:space="preserve"> </w:t>
      </w:r>
      <w:r w:rsidRPr="00B243B3">
        <w:rPr>
          <w:rFonts w:ascii="Times New Roman" w:hAnsi="Times New Roman" w:cs="Times New Roman"/>
        </w:rPr>
        <w:t>The mixture under</w:t>
      </w:r>
      <w:r w:rsidR="005819BF">
        <w:rPr>
          <w:rFonts w:ascii="Times New Roman" w:hAnsi="Times New Roman" w:cs="Times New Roman"/>
        </w:rPr>
        <w:t>went</w:t>
      </w:r>
      <w:r w:rsidRPr="00B243B3">
        <w:rPr>
          <w:rFonts w:ascii="Times New Roman" w:hAnsi="Times New Roman" w:cs="Times New Roman"/>
        </w:rPr>
        <w:t xml:space="preserve"> rapid photothermal pyrolysis</w:t>
      </w:r>
      <w:hyperlink w:anchor="_ENREF_21" w:tooltip="Song, 2021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&lt;EndNote&gt;&lt;Cite&gt;&lt;Author&gt;Song&lt;/Author&gt;&lt;Year&gt;2021&lt;/Year&gt;&lt;RecNum&gt;1&lt;/RecNum&gt;&lt;DisplayText&gt;&lt;style face="superscript"&gt;21&lt;/style&gt;&lt;/DisplayText&gt;&lt;record&gt;&lt;rec-number&gt;1&lt;/rec-number&gt;&lt;foreign-keys&gt;&lt;key app="EN" db-id="9z9aepatvp9tpeespexxe023wesz5drezds9" timestamp="1773929015"&gt;1&lt;/key&gt;&lt;/foreign-keys&gt;&lt;ref-type name="Journal Article"&gt;17&lt;/ref-type&gt;&lt;contributors&gt;&lt;authors&gt;&lt;author&gt;Song, Dong-Po&lt;/author&gt;&lt;author&gt;Li, Wenhao&lt;/author&gt;&lt;author&gt;Park, Janghoon&lt;/author&gt;&lt;author&gt;Fei, Hua-Feng&lt;/author&gt;&lt;author&gt;Naik, Aditi R.&lt;/author&gt;&lt;author&gt;Li, Shengkai&lt;/author&gt;&lt;author&gt;Zhou, Yiliang&lt;/author&gt;&lt;author&gt;Gai, Yue&lt;/author&gt;&lt;author&gt;Watkins, James J.&lt;/author&gt;&lt;/authors&gt;&lt;/contributors&gt;&lt;titles&gt;&lt;title&gt;Millisecond photothermal carbonization for in-situ fabrication of mesoporous graphitic carbon nanocomposite electrode films&lt;/title&gt;&lt;secondary-title&gt;Carbon&lt;/secondary-title&gt;&lt;/titles&gt;&lt;periodical&gt;&lt;full-title&gt;Carbon&lt;/full-title&gt;&lt;/periodical&gt;&lt;pages&gt;439-444&lt;/pages&gt;&lt;volume&gt;174&lt;/volume&gt;&lt;keywords&gt;&lt;keyword&gt;Graphitic carbon&lt;/keyword&gt;&lt;keyword&gt;Mesoporous composites&lt;/keyword&gt;&lt;keyword&gt;Bottlebrush block copolymer&lt;/keyword&gt;&lt;keyword&gt;Photothermal conversion&lt;/keyword&gt;&lt;keyword&gt;Roll-to-roll processing&lt;/keyword&gt;&lt;/keywords&gt;&lt;dates&gt;&lt;year&gt;2021&lt;/year&gt;&lt;pub-dates&gt;&lt;date&gt;2021/04/15/&lt;/date&gt;&lt;/pub-dates&gt;&lt;/dates&gt;&lt;isbn&gt;0008-6223&lt;/isbn&gt;&lt;urls&gt;&lt;related-urls&gt;&lt;url&gt;https://www.sciencedirect.com/science/article/pii/S0008622320312136&lt;/url&gt;&lt;/related-urls&gt;&lt;/urls&gt;&lt;electronic-resource-num&gt;https://doi.org/10.1016/j.carbon.2020.12.036&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21</w:t>
        </w:r>
        <w:r w:rsidR="009C3555">
          <w:rPr>
            <w:rFonts w:ascii="Times New Roman" w:hAnsi="Times New Roman" w:cs="Times New Roman"/>
          </w:rPr>
          <w:fldChar w:fldCharType="end"/>
        </w:r>
      </w:hyperlink>
      <w:r w:rsidRPr="00B243B3">
        <w:rPr>
          <w:rFonts w:ascii="Times New Roman" w:hAnsi="Times New Roman" w:cs="Times New Roman"/>
        </w:rPr>
        <w:t xml:space="preserve"> using a xenon flash lamp (</w:t>
      </w:r>
      <w:r w:rsidRPr="00877559">
        <w:rPr>
          <w:rFonts w:ascii="Times New Roman" w:hAnsi="Times New Roman" w:cs="Times New Roman"/>
          <w:b/>
          <w:bCs/>
        </w:rPr>
        <w:t>Figure S1</w:t>
      </w:r>
      <w:r w:rsidRPr="00B243B3">
        <w:rPr>
          <w:rFonts w:ascii="Times New Roman" w:hAnsi="Times New Roman" w:cs="Times New Roman"/>
        </w:rPr>
        <w:t>) with varying irradiation energies. At 2.61 J·cm</w:t>
      </w:r>
      <w:r w:rsidR="00432C53" w:rsidRPr="00EB5754">
        <w:rPr>
          <w:rFonts w:ascii="Times New Roman" w:hAnsi="Times New Roman" w:cs="Times New Roman"/>
          <w:vertAlign w:val="superscript"/>
        </w:rPr>
        <w:t>-2</w:t>
      </w:r>
      <w:r w:rsidR="00432C53">
        <w:rPr>
          <w:rFonts w:ascii="Times New Roman" w:hAnsi="Times New Roman" w:cs="Times New Roman"/>
        </w:rPr>
        <w:t xml:space="preserve"> </w:t>
      </w:r>
      <w:r w:rsidRPr="00B243B3">
        <w:rPr>
          <w:rFonts w:ascii="Times New Roman" w:hAnsi="Times New Roman" w:cs="Times New Roman"/>
        </w:rPr>
        <w:t xml:space="preserve">per pulse, the BBCP templates </w:t>
      </w:r>
      <w:r w:rsidR="005819BF">
        <w:rPr>
          <w:rFonts w:ascii="Times New Roman" w:hAnsi="Times New Roman" w:cs="Times New Roman"/>
        </w:rPr>
        <w:t>we</w:t>
      </w:r>
      <w:r w:rsidRPr="00B243B3">
        <w:rPr>
          <w:rFonts w:ascii="Times New Roman" w:hAnsi="Times New Roman" w:cs="Times New Roman"/>
        </w:rPr>
        <w:t>re fully removed</w:t>
      </w:r>
      <w:r w:rsidR="008D2A50">
        <w:rPr>
          <w:rFonts w:ascii="Times New Roman" w:hAnsi="Times New Roman" w:cs="Times New Roman"/>
        </w:rPr>
        <w:t>,</w:t>
      </w:r>
      <w:r w:rsidRPr="00B243B3">
        <w:rPr>
          <w:rFonts w:ascii="Times New Roman" w:hAnsi="Times New Roman" w:cs="Times New Roman"/>
        </w:rPr>
        <w:t xml:space="preserve"> and a porous carbon structure </w:t>
      </w:r>
      <w:r w:rsidR="005819BF">
        <w:rPr>
          <w:rFonts w:ascii="Times New Roman" w:hAnsi="Times New Roman" w:cs="Times New Roman"/>
        </w:rPr>
        <w:t>wa</w:t>
      </w:r>
      <w:r w:rsidRPr="00B243B3">
        <w:rPr>
          <w:rFonts w:ascii="Times New Roman" w:hAnsi="Times New Roman" w:cs="Times New Roman"/>
        </w:rPr>
        <w:t xml:space="preserve">s formed within 5 s. </w:t>
      </w:r>
      <w:r w:rsidR="002343F0" w:rsidRPr="002343F0">
        <w:rPr>
          <w:rFonts w:ascii="Times New Roman" w:hAnsi="Times New Roman" w:cs="Times New Roman"/>
        </w:rPr>
        <w:t>During synthesis and pyrolysis, Mo ions coordinate with nitrogen and oxygen to form Mo</w:t>
      </w:r>
      <w:r w:rsidR="00432C53">
        <w:rPr>
          <w:rFonts w:ascii="Times New Roman" w:hAnsi="Times New Roman" w:cs="Times New Roman"/>
        </w:rPr>
        <w:t>-</w:t>
      </w:r>
      <w:proofErr w:type="spellStart"/>
      <w:r w:rsidR="002343F0" w:rsidRPr="002343F0">
        <w:rPr>
          <w:rFonts w:ascii="Times New Roman" w:hAnsi="Times New Roman" w:cs="Times New Roman"/>
        </w:rPr>
        <w:t>N</w:t>
      </w:r>
      <w:r w:rsidR="002343F0" w:rsidRPr="008A1C6F">
        <w:rPr>
          <w:rFonts w:ascii="Times New Roman" w:hAnsi="Times New Roman" w:cs="Times New Roman"/>
          <w:vertAlign w:val="subscript"/>
        </w:rPr>
        <w:t>x</w:t>
      </w:r>
      <w:proofErr w:type="spellEnd"/>
      <w:r w:rsidR="002343F0" w:rsidRPr="002343F0">
        <w:rPr>
          <w:rFonts w:ascii="Times New Roman" w:hAnsi="Times New Roman" w:cs="Times New Roman"/>
        </w:rPr>
        <w:t xml:space="preserve"> sites, while neighboring Mo atoms generate Mo</w:t>
      </w:r>
      <w:r w:rsidR="002343F0">
        <w:rPr>
          <w:rFonts w:ascii="Times New Roman" w:hAnsi="Times New Roman" w:cs="Times New Roman"/>
        </w:rPr>
        <w:t>-</w:t>
      </w:r>
      <w:r w:rsidR="002343F0" w:rsidRPr="002343F0">
        <w:rPr>
          <w:rFonts w:ascii="Times New Roman" w:hAnsi="Times New Roman" w:cs="Times New Roman"/>
        </w:rPr>
        <w:t xml:space="preserve">Mo </w:t>
      </w:r>
      <w:r w:rsidR="006226A9">
        <w:rPr>
          <w:rFonts w:ascii="Times New Roman" w:hAnsi="Times New Roman" w:cs="Times New Roman"/>
        </w:rPr>
        <w:t>nanoparticles</w:t>
      </w:r>
      <w:r w:rsidR="006226A9" w:rsidRPr="002343F0">
        <w:rPr>
          <w:rFonts w:ascii="Times New Roman" w:hAnsi="Times New Roman" w:cs="Times New Roman"/>
        </w:rPr>
        <w:t xml:space="preserve"> </w:t>
      </w:r>
      <w:r w:rsidR="002343F0" w:rsidRPr="002343F0">
        <w:rPr>
          <w:rFonts w:ascii="Times New Roman" w:hAnsi="Times New Roman" w:cs="Times New Roman"/>
        </w:rPr>
        <w:t>encapsulated by a graphitized carbon shell, stabilizing them within the Mo-N</w:t>
      </w:r>
      <w:r w:rsidR="004310B5">
        <w:rPr>
          <w:rFonts w:ascii="Times New Roman" w:hAnsi="Times New Roman" w:cs="Times New Roman"/>
        </w:rPr>
        <w:t>/</w:t>
      </w:r>
      <w:r w:rsidR="002343F0" w:rsidRPr="002343F0">
        <w:rPr>
          <w:rFonts w:ascii="Times New Roman" w:hAnsi="Times New Roman" w:cs="Times New Roman"/>
        </w:rPr>
        <w:t>C framework. The short, rapid process preserve</w:t>
      </w:r>
      <w:r w:rsidR="005819BF">
        <w:rPr>
          <w:rFonts w:ascii="Times New Roman" w:hAnsi="Times New Roman" w:cs="Times New Roman"/>
        </w:rPr>
        <w:t>d</w:t>
      </w:r>
      <w:r w:rsidR="002343F0" w:rsidRPr="002343F0">
        <w:rPr>
          <w:rFonts w:ascii="Times New Roman" w:hAnsi="Times New Roman" w:cs="Times New Roman"/>
        </w:rPr>
        <w:t xml:space="preserve"> the spherical pore morphology </w:t>
      </w:r>
      <w:r w:rsidR="00EB5754">
        <w:rPr>
          <w:rFonts w:ascii="Times New Roman" w:hAnsi="Times New Roman" w:cs="Times New Roman"/>
        </w:rPr>
        <w:t xml:space="preserve">as shown in </w:t>
      </w:r>
      <w:r w:rsidR="00EB5754" w:rsidRPr="00B20880">
        <w:rPr>
          <w:rFonts w:ascii="Times New Roman" w:hAnsi="Times New Roman" w:cs="Times New Roman"/>
          <w:b/>
          <w:bCs/>
        </w:rPr>
        <w:t>Figure 2</w:t>
      </w:r>
      <w:r w:rsidR="00B81765" w:rsidRPr="00B20880">
        <w:rPr>
          <w:rFonts w:ascii="Times New Roman" w:hAnsi="Times New Roman" w:cs="Times New Roman"/>
          <w:b/>
          <w:bCs/>
          <w:lang w:eastAsia="zh-CN"/>
        </w:rPr>
        <w:t>b</w:t>
      </w:r>
      <w:r w:rsidR="00EB5754" w:rsidRPr="00B20880">
        <w:rPr>
          <w:rFonts w:ascii="Times New Roman" w:hAnsi="Times New Roman" w:cs="Times New Roman"/>
          <w:b/>
          <w:bCs/>
        </w:rPr>
        <w:t xml:space="preserve"> </w:t>
      </w:r>
      <w:r w:rsidR="002343F0" w:rsidRPr="002343F0">
        <w:rPr>
          <w:rFonts w:ascii="Times New Roman" w:hAnsi="Times New Roman" w:cs="Times New Roman"/>
        </w:rPr>
        <w:t>and limit</w:t>
      </w:r>
      <w:r w:rsidR="004F5370">
        <w:rPr>
          <w:rFonts w:ascii="Times New Roman" w:hAnsi="Times New Roman" w:cs="Times New Roman"/>
        </w:rPr>
        <w:t>ed</w:t>
      </w:r>
      <w:r w:rsidR="002343F0" w:rsidRPr="002343F0">
        <w:rPr>
          <w:rFonts w:ascii="Times New Roman" w:hAnsi="Times New Roman" w:cs="Times New Roman"/>
        </w:rPr>
        <w:t xml:space="preserve"> uncontrolled </w:t>
      </w:r>
      <w:r w:rsidR="00851B41">
        <w:rPr>
          <w:rFonts w:ascii="Times New Roman" w:hAnsi="Times New Roman" w:cs="Times New Roman"/>
        </w:rPr>
        <w:t>particle</w:t>
      </w:r>
      <w:r w:rsidR="00851B41" w:rsidRPr="002343F0">
        <w:rPr>
          <w:rFonts w:ascii="Times New Roman" w:hAnsi="Times New Roman" w:cs="Times New Roman"/>
        </w:rPr>
        <w:t xml:space="preserve"> </w:t>
      </w:r>
      <w:r w:rsidR="002343F0" w:rsidRPr="002343F0">
        <w:rPr>
          <w:rFonts w:ascii="Times New Roman" w:hAnsi="Times New Roman" w:cs="Times New Roman"/>
        </w:rPr>
        <w:t>growth.</w:t>
      </w:r>
    </w:p>
    <w:p w14:paraId="0C90891E" w14:textId="35CEB998" w:rsidR="00647219" w:rsidRDefault="004D1F1E" w:rsidP="006F7BFB">
      <w:pPr>
        <w:spacing w:line="360" w:lineRule="auto"/>
        <w:ind w:firstLine="360"/>
        <w:jc w:val="both"/>
        <w:rPr>
          <w:rFonts w:ascii="Times New Roman" w:hAnsi="Times New Roman" w:cs="Times New Roman"/>
        </w:rPr>
      </w:pPr>
      <w:r w:rsidRPr="00022672">
        <w:rPr>
          <w:rFonts w:ascii="Times New Roman" w:hAnsi="Times New Roman" w:cs="Times New Roman"/>
        </w:rPr>
        <w:t>The optimized Mo</w:t>
      </w:r>
      <w:r>
        <w:rPr>
          <w:rFonts w:ascii="Times New Roman" w:hAnsi="Times New Roman" w:cs="Times New Roman"/>
        </w:rPr>
        <w:t>-</w:t>
      </w:r>
      <w:r w:rsidRPr="00022672">
        <w:rPr>
          <w:rFonts w:ascii="Times New Roman" w:hAnsi="Times New Roman" w:cs="Times New Roman"/>
        </w:rPr>
        <w:t xml:space="preserve">N/C catalyst, with a total metal loading of 4 </w:t>
      </w:r>
      <w:proofErr w:type="spellStart"/>
      <w:r w:rsidRPr="00022672">
        <w:rPr>
          <w:rFonts w:ascii="Times New Roman" w:hAnsi="Times New Roman" w:cs="Times New Roman"/>
        </w:rPr>
        <w:t>wt</w:t>
      </w:r>
      <w:proofErr w:type="spellEnd"/>
      <w:r w:rsidRPr="00022672">
        <w:rPr>
          <w:rFonts w:ascii="Times New Roman" w:hAnsi="Times New Roman" w:cs="Times New Roman"/>
        </w:rPr>
        <w:t xml:space="preserve">% (determined through systematic loading optimization, discussed later), was comprehensively characterized using high-angle annular dark-field scanning transmission electron microscopy (HAADF-STEM). The HAADF-STEM images </w:t>
      </w:r>
      <w:r>
        <w:rPr>
          <w:rFonts w:ascii="Times New Roman" w:hAnsi="Times New Roman" w:cs="Times New Roman"/>
        </w:rPr>
        <w:t>(</w:t>
      </w:r>
      <w:r w:rsidRPr="0082196A">
        <w:rPr>
          <w:rFonts w:ascii="Times New Roman" w:hAnsi="Times New Roman" w:cs="Times New Roman"/>
          <w:b/>
          <w:bCs/>
        </w:rPr>
        <w:t>Figures 2a and 2b</w:t>
      </w:r>
      <w:r>
        <w:rPr>
          <w:rFonts w:ascii="Times New Roman" w:hAnsi="Times New Roman" w:cs="Times New Roman"/>
        </w:rPr>
        <w:t xml:space="preserve">) </w:t>
      </w:r>
      <w:r w:rsidRPr="00022672">
        <w:rPr>
          <w:rFonts w:ascii="Times New Roman" w:hAnsi="Times New Roman" w:cs="Times New Roman"/>
        </w:rPr>
        <w:t>reveal</w:t>
      </w:r>
      <w:r w:rsidR="005819BF">
        <w:rPr>
          <w:rFonts w:ascii="Times New Roman" w:hAnsi="Times New Roman" w:cs="Times New Roman"/>
        </w:rPr>
        <w:t>ed</w:t>
      </w:r>
      <w:r w:rsidRPr="00022672">
        <w:rPr>
          <w:rFonts w:ascii="Times New Roman" w:hAnsi="Times New Roman" w:cs="Times New Roman"/>
        </w:rPr>
        <w:t xml:space="preserve"> the coexistence of ultrasmall Mo metal nanoparticles with an average diameter of approximately 1 nm and a high density of atomically dispersed Mo single atoms. These isolated Mo atoms </w:t>
      </w:r>
      <w:r w:rsidR="005819BF">
        <w:rPr>
          <w:rFonts w:ascii="Times New Roman" w:hAnsi="Times New Roman" w:cs="Times New Roman"/>
        </w:rPr>
        <w:t>we</w:t>
      </w:r>
      <w:r w:rsidRPr="00022672">
        <w:rPr>
          <w:rFonts w:ascii="Times New Roman" w:hAnsi="Times New Roman" w:cs="Times New Roman"/>
        </w:rPr>
        <w:t>re spatially separated from both clusters and nanoparticles and expected to act as conventional single-atom active sites.</w:t>
      </w:r>
      <w:r>
        <w:rPr>
          <w:rFonts w:ascii="Times New Roman" w:hAnsi="Times New Roman" w:cs="Times New Roman"/>
        </w:rPr>
        <w:t xml:space="preserve"> </w:t>
      </w:r>
      <w:r w:rsidRPr="00022672">
        <w:rPr>
          <w:rFonts w:ascii="Times New Roman" w:hAnsi="Times New Roman" w:cs="Times New Roman"/>
        </w:rPr>
        <w:t xml:space="preserve">High-resolution </w:t>
      </w:r>
      <w:r w:rsidR="006F7BFB">
        <w:rPr>
          <w:noProof/>
        </w:rPr>
        <w:lastRenderedPageBreak/>
        <mc:AlternateContent>
          <mc:Choice Requires="wps">
            <w:drawing>
              <wp:anchor distT="0" distB="0" distL="114300" distR="114300" simplePos="0" relativeHeight="251660288" behindDoc="0" locked="0" layoutInCell="1" allowOverlap="1" wp14:anchorId="0E2AA11C" wp14:editId="7C9F23F0">
                <wp:simplePos x="0" y="0"/>
                <wp:positionH relativeFrom="column">
                  <wp:posOffset>-7620</wp:posOffset>
                </wp:positionH>
                <wp:positionV relativeFrom="paragraph">
                  <wp:posOffset>7620</wp:posOffset>
                </wp:positionV>
                <wp:extent cx="5943600" cy="3543300"/>
                <wp:effectExtent l="0" t="0" r="0" b="0"/>
                <wp:wrapTopAndBottom/>
                <wp:docPr id="736134668" name="文本框 1"/>
                <wp:cNvGraphicFramePr/>
                <a:graphic xmlns:a="http://schemas.openxmlformats.org/drawingml/2006/main">
                  <a:graphicData uri="http://schemas.microsoft.com/office/word/2010/wordprocessingShape">
                    <wps:wsp>
                      <wps:cNvSpPr txBox="1"/>
                      <wps:spPr>
                        <a:xfrm>
                          <a:off x="0" y="0"/>
                          <a:ext cx="5943600" cy="3543300"/>
                        </a:xfrm>
                        <a:prstGeom prst="rect">
                          <a:avLst/>
                        </a:prstGeom>
                        <a:solidFill>
                          <a:prstClr val="white"/>
                        </a:solidFill>
                        <a:ln>
                          <a:noFill/>
                        </a:ln>
                      </wps:spPr>
                      <wps:txbx>
                        <w:txbxContent>
                          <w:p w14:paraId="31C83B44" w14:textId="544E5D5B" w:rsidR="006F7BFB" w:rsidRDefault="006F7BFB" w:rsidP="006F7BFB">
                            <w:pPr>
                              <w:pStyle w:val="Caption"/>
                              <w:spacing w:beforeLines="50" w:before="120" w:afterLines="100" w:after="240"/>
                              <w:jc w:val="center"/>
                              <w:rPr>
                                <w:rFonts w:ascii="Times New Roman" w:hAnsi="Times New Roman" w:cs="Times New Roman"/>
                                <w:b/>
                                <w:bCs/>
                                <w:sz w:val="24"/>
                                <w:szCs w:val="24"/>
                              </w:rPr>
                            </w:pPr>
                            <w:r>
                              <w:rPr>
                                <w:noProof/>
                              </w:rPr>
                              <w:drawing>
                                <wp:inline distT="0" distB="0" distL="0" distR="0" wp14:anchorId="451D75B6" wp14:editId="1C3204D3">
                                  <wp:extent cx="5341620" cy="2705100"/>
                                  <wp:effectExtent l="0" t="0" r="0" b="0"/>
                                  <wp:docPr id="632080745"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80745" name="图片 2" descr="图表, 气泡图&#10;&#10;描述已自动生成"/>
                                          <pic:cNvPicPr>
                                            <a:picLocks noChangeAspect="1" noChangeArrowheads="1"/>
                                          </pic:cNvPicPr>
                                        </pic:nvPicPr>
                                        <pic:blipFill rotWithShape="1">
                                          <a:blip r:embed="rId10">
                                            <a:extLst>
                                              <a:ext uri="{28A0092B-C50C-407E-A947-70E740481C1C}">
                                                <a14:useLocalDpi xmlns:a14="http://schemas.microsoft.com/office/drawing/2010/main" val="0"/>
                                              </a:ext>
                                            </a:extLst>
                                          </a:blip>
                                          <a:srcRect l="2722" t="7258" r="1882" b="6855"/>
                                          <a:stretch/>
                                        </pic:blipFill>
                                        <pic:spPr bwMode="auto">
                                          <a:xfrm>
                                            <a:off x="0" y="0"/>
                                            <a:ext cx="534162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67D8AE" w14:textId="672C83C6" w:rsidR="00FB1A92" w:rsidRPr="00E61915" w:rsidRDefault="00FB1A92" w:rsidP="00E61915">
                            <w:pPr>
                              <w:pStyle w:val="Caption"/>
                              <w:spacing w:beforeLines="50" w:before="120" w:afterLines="100" w:after="240"/>
                              <w:jc w:val="both"/>
                              <w:rPr>
                                <w:rFonts w:ascii="Times New Roman" w:hAnsi="Times New Roman" w:cs="Times New Roman"/>
                                <w:b/>
                                <w:bCs/>
                                <w:noProof/>
                                <w:sz w:val="24"/>
                                <w:szCs w:val="24"/>
                              </w:rPr>
                            </w:pPr>
                            <w:r w:rsidRPr="00E61915">
                              <w:rPr>
                                <w:rFonts w:ascii="Times New Roman" w:hAnsi="Times New Roman" w:cs="Times New Roman"/>
                                <w:b/>
                                <w:bCs/>
                                <w:sz w:val="24"/>
                                <w:szCs w:val="24"/>
                              </w:rPr>
                              <w:t>Figure 1.</w:t>
                            </w:r>
                            <w:r w:rsidRPr="00E61915">
                              <w:rPr>
                                <w:rFonts w:ascii="Times New Roman" w:hAnsi="Times New Roman" w:cs="Times New Roman"/>
                                <w:sz w:val="24"/>
                                <w:szCs w:val="24"/>
                              </w:rPr>
                              <w:t xml:space="preserve"> </w:t>
                            </w:r>
                            <w:r w:rsidR="00A06398" w:rsidRPr="00E61915">
                              <w:rPr>
                                <w:rFonts w:ascii="Times New Roman" w:hAnsi="Times New Roman" w:cs="Times New Roman"/>
                                <w:sz w:val="24"/>
                                <w:szCs w:val="24"/>
                              </w:rPr>
                              <w:t xml:space="preserve"> </w:t>
                            </w:r>
                            <w:r w:rsidRPr="00E61915">
                              <w:rPr>
                                <w:rFonts w:ascii="Times New Roman" w:hAnsi="Times New Roman" w:cs="Times New Roman"/>
                                <w:sz w:val="24"/>
                                <w:szCs w:val="24"/>
                              </w:rPr>
                              <w:t xml:space="preserve">Schematic representation of the synthesis process for preparing </w:t>
                            </w:r>
                            <w:r w:rsidR="008C7417" w:rsidRPr="00E61915">
                              <w:rPr>
                                <w:rFonts w:ascii="Times New Roman" w:hAnsi="Times New Roman" w:cs="Times New Roman"/>
                                <w:sz w:val="24"/>
                                <w:szCs w:val="24"/>
                              </w:rPr>
                              <w:t>Mo</w:t>
                            </w:r>
                            <w:r w:rsidR="00C56A8F">
                              <w:rPr>
                                <w:rFonts w:ascii="Times New Roman" w:hAnsi="Times New Roman" w:cs="Times New Roman"/>
                                <w:sz w:val="24"/>
                                <w:szCs w:val="24"/>
                              </w:rPr>
                              <w:t>-</w:t>
                            </w:r>
                            <w:r w:rsidR="008C7417" w:rsidRPr="00E61915">
                              <w:rPr>
                                <w:rFonts w:ascii="Times New Roman" w:hAnsi="Times New Roman" w:cs="Times New Roman"/>
                                <w:sz w:val="24"/>
                                <w:szCs w:val="24"/>
                              </w:rPr>
                              <w:t>N</w:t>
                            </w:r>
                            <w:r w:rsidR="00C56A8F">
                              <w:rPr>
                                <w:rFonts w:ascii="Times New Roman" w:hAnsi="Times New Roman" w:cs="Times New Roman"/>
                                <w:sz w:val="24"/>
                                <w:szCs w:val="24"/>
                              </w:rPr>
                              <w:t>/</w:t>
                            </w:r>
                            <w:r w:rsidR="008C7417" w:rsidRPr="00E61915">
                              <w:rPr>
                                <w:rFonts w:ascii="Times New Roman" w:hAnsi="Times New Roman" w:cs="Times New Roman"/>
                                <w:sz w:val="24"/>
                                <w:szCs w:val="24"/>
                              </w:rPr>
                              <w:t>C</w:t>
                            </w:r>
                            <w:r w:rsidRPr="00E61915">
                              <w:rPr>
                                <w:rFonts w:ascii="Times New Roman" w:hAnsi="Times New Roman" w:cs="Times New Roman"/>
                                <w:sz w:val="24"/>
                                <w:szCs w:val="24"/>
                              </w:rPr>
                              <w:t xml:space="preserve"> </w:t>
                            </w:r>
                            <w:r w:rsidR="002D21D7" w:rsidRPr="00E61915">
                              <w:rPr>
                                <w:rFonts w:ascii="Times New Roman" w:hAnsi="Times New Roman" w:cs="Times New Roman"/>
                                <w:sz w:val="24"/>
                                <w:szCs w:val="24"/>
                              </w:rPr>
                              <w:t>ordered</w:t>
                            </w:r>
                            <w:r w:rsidR="008C7417" w:rsidRPr="00E61915">
                              <w:rPr>
                                <w:rFonts w:ascii="Times New Roman" w:hAnsi="Times New Roman" w:cs="Times New Roman"/>
                                <w:sz w:val="24"/>
                                <w:szCs w:val="24"/>
                              </w:rPr>
                              <w:t xml:space="preserve"> porous</w:t>
                            </w:r>
                            <w:r w:rsidRPr="00E61915">
                              <w:rPr>
                                <w:rFonts w:ascii="Times New Roman" w:hAnsi="Times New Roman" w:cs="Times New Roman"/>
                                <w:sz w:val="24"/>
                                <w:szCs w:val="24"/>
                              </w:rPr>
                              <w:t xml:space="preserve"> materials using photothermal pyrolysis.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E2AA11C" id="_x0000_t202" coordsize="21600,21600" o:spt="202" path="m,l,21600r21600,l21600,xe">
                <v:stroke joinstyle="miter"/>
                <v:path gradientshapeok="t" o:connecttype="rect"/>
              </v:shapetype>
              <v:shape id="_x0000_s1026" type="#_x0000_t202" style="position:absolute;left:0;text-align:left;margin-left:-.6pt;margin-top:.6pt;width:468pt;height:27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" stroked="f">
                <v:textbox inset="0,0,0,0">
                  <w:txbxContent>
                    <w:p w14:paraId="31C83B44" w14:textId="544E5D5B" w:rsidR="006F7BFB" w:rsidRDefault="006F7BFB" w:rsidP="006F7BFB">
                      <w:pPr>
                        <w:pStyle w:val="Caption"/>
                        <w:spacing w:beforeLines="50" w:before="120" w:afterLines="100" w:after="240"/>
                        <w:jc w:val="center"/>
                        <w:rPr>
                          <w:rFonts w:ascii="Times New Roman" w:hAnsi="Times New Roman" w:cs="Times New Roman"/>
                          <w:b/>
                          <w:bCs/>
                          <w:sz w:val="24"/>
                          <w:szCs w:val="24"/>
                        </w:rPr>
                      </w:pPr>
                      <w:r>
                        <w:rPr>
                          <w:noProof/>
                        </w:rPr>
                        <w:drawing>
                          <wp:inline distT="0" distB="0" distL="0" distR="0" wp14:anchorId="451D75B6" wp14:editId="1C3204D3">
                            <wp:extent cx="5341620" cy="2705100"/>
                            <wp:effectExtent l="0" t="0" r="0" b="0"/>
                            <wp:docPr id="632080745"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80745" name="图片 2" descr="图表, 气泡图&#10;&#10;描述已自动生成"/>
                                    <pic:cNvPicPr>
                                      <a:picLocks noChangeAspect="1" noChangeArrowheads="1"/>
                                    </pic:cNvPicPr>
                                  </pic:nvPicPr>
                                  <pic:blipFill rotWithShape="1">
                                    <a:blip r:embed="rId10">
                                      <a:extLst>
                                        <a:ext uri="{28A0092B-C50C-407E-A947-70E740481C1C}">
                                          <a14:useLocalDpi xmlns:a14="http://schemas.microsoft.com/office/drawing/2010/main" val="0"/>
                                        </a:ext>
                                      </a:extLst>
                                    </a:blip>
                                    <a:srcRect l="2722" t="7258" r="1882" b="6855"/>
                                    <a:stretch/>
                                  </pic:blipFill>
                                  <pic:spPr bwMode="auto">
                                    <a:xfrm>
                                      <a:off x="0" y="0"/>
                                      <a:ext cx="534162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67D8AE" w14:textId="672C83C6" w:rsidR="00FB1A92" w:rsidRPr="00E61915" w:rsidRDefault="00FB1A92" w:rsidP="00E61915">
                      <w:pPr>
                        <w:pStyle w:val="Caption"/>
                        <w:spacing w:beforeLines="50" w:before="120" w:afterLines="100" w:after="240"/>
                        <w:jc w:val="both"/>
                        <w:rPr>
                          <w:rFonts w:ascii="Times New Roman" w:hAnsi="Times New Roman" w:cs="Times New Roman"/>
                          <w:b/>
                          <w:bCs/>
                          <w:noProof/>
                          <w:sz w:val="24"/>
                          <w:szCs w:val="24"/>
                        </w:rPr>
                      </w:pPr>
                      <w:r w:rsidRPr="00E61915">
                        <w:rPr>
                          <w:rFonts w:ascii="Times New Roman" w:hAnsi="Times New Roman" w:cs="Times New Roman"/>
                          <w:b/>
                          <w:bCs/>
                          <w:sz w:val="24"/>
                          <w:szCs w:val="24"/>
                        </w:rPr>
                        <w:t>Figure 1.</w:t>
                      </w:r>
                      <w:r w:rsidRPr="00E61915">
                        <w:rPr>
                          <w:rFonts w:ascii="Times New Roman" w:hAnsi="Times New Roman" w:cs="Times New Roman"/>
                          <w:sz w:val="24"/>
                          <w:szCs w:val="24"/>
                        </w:rPr>
                        <w:t xml:space="preserve"> </w:t>
                      </w:r>
                      <w:r w:rsidR="00A06398" w:rsidRPr="00E61915">
                        <w:rPr>
                          <w:rFonts w:ascii="Times New Roman" w:hAnsi="Times New Roman" w:cs="Times New Roman"/>
                          <w:sz w:val="24"/>
                          <w:szCs w:val="24"/>
                        </w:rPr>
                        <w:t xml:space="preserve"> </w:t>
                      </w:r>
                      <w:r w:rsidRPr="00E61915">
                        <w:rPr>
                          <w:rFonts w:ascii="Times New Roman" w:hAnsi="Times New Roman" w:cs="Times New Roman"/>
                          <w:sz w:val="24"/>
                          <w:szCs w:val="24"/>
                        </w:rPr>
                        <w:t xml:space="preserve">Schematic representation of the synthesis process for preparing </w:t>
                      </w:r>
                      <w:r w:rsidR="008C7417" w:rsidRPr="00E61915">
                        <w:rPr>
                          <w:rFonts w:ascii="Times New Roman" w:hAnsi="Times New Roman" w:cs="Times New Roman"/>
                          <w:sz w:val="24"/>
                          <w:szCs w:val="24"/>
                        </w:rPr>
                        <w:t>Mo</w:t>
                      </w:r>
                      <w:r w:rsidR="00C56A8F">
                        <w:rPr>
                          <w:rFonts w:ascii="Times New Roman" w:hAnsi="Times New Roman" w:cs="Times New Roman"/>
                          <w:sz w:val="24"/>
                          <w:szCs w:val="24"/>
                        </w:rPr>
                        <w:t>-</w:t>
                      </w:r>
                      <w:r w:rsidR="008C7417" w:rsidRPr="00E61915">
                        <w:rPr>
                          <w:rFonts w:ascii="Times New Roman" w:hAnsi="Times New Roman" w:cs="Times New Roman"/>
                          <w:sz w:val="24"/>
                          <w:szCs w:val="24"/>
                        </w:rPr>
                        <w:t>N</w:t>
                      </w:r>
                      <w:r w:rsidR="00C56A8F">
                        <w:rPr>
                          <w:rFonts w:ascii="Times New Roman" w:hAnsi="Times New Roman" w:cs="Times New Roman"/>
                          <w:sz w:val="24"/>
                          <w:szCs w:val="24"/>
                        </w:rPr>
                        <w:t>/</w:t>
                      </w:r>
                      <w:r w:rsidR="008C7417" w:rsidRPr="00E61915">
                        <w:rPr>
                          <w:rFonts w:ascii="Times New Roman" w:hAnsi="Times New Roman" w:cs="Times New Roman"/>
                          <w:sz w:val="24"/>
                          <w:szCs w:val="24"/>
                        </w:rPr>
                        <w:t>C</w:t>
                      </w:r>
                      <w:r w:rsidRPr="00E61915">
                        <w:rPr>
                          <w:rFonts w:ascii="Times New Roman" w:hAnsi="Times New Roman" w:cs="Times New Roman"/>
                          <w:sz w:val="24"/>
                          <w:szCs w:val="24"/>
                        </w:rPr>
                        <w:t xml:space="preserve"> </w:t>
                      </w:r>
                      <w:r w:rsidR="002D21D7" w:rsidRPr="00E61915">
                        <w:rPr>
                          <w:rFonts w:ascii="Times New Roman" w:hAnsi="Times New Roman" w:cs="Times New Roman"/>
                          <w:sz w:val="24"/>
                          <w:szCs w:val="24"/>
                        </w:rPr>
                        <w:t>ordered</w:t>
                      </w:r>
                      <w:r w:rsidR="008C7417" w:rsidRPr="00E61915">
                        <w:rPr>
                          <w:rFonts w:ascii="Times New Roman" w:hAnsi="Times New Roman" w:cs="Times New Roman"/>
                          <w:sz w:val="24"/>
                          <w:szCs w:val="24"/>
                        </w:rPr>
                        <w:t xml:space="preserve"> porous</w:t>
                      </w:r>
                      <w:r w:rsidRPr="00E61915">
                        <w:rPr>
                          <w:rFonts w:ascii="Times New Roman" w:hAnsi="Times New Roman" w:cs="Times New Roman"/>
                          <w:sz w:val="24"/>
                          <w:szCs w:val="24"/>
                        </w:rPr>
                        <w:t xml:space="preserve"> materials using photothermal pyrolysis.</w:t>
                      </w:r>
                    </w:p>
                  </w:txbxContent>
                </v:textbox>
                <w10:wrap type="topAndBottom"/>
              </v:shape>
            </w:pict>
          </mc:Fallback>
        </mc:AlternateContent>
      </w:r>
      <w:r w:rsidRPr="00022672">
        <w:rPr>
          <w:rFonts w:ascii="Times New Roman" w:hAnsi="Times New Roman" w:cs="Times New Roman"/>
        </w:rPr>
        <w:t>transmission electron microscopy (HRTEM) further confirm</w:t>
      </w:r>
      <w:r w:rsidR="005819BF">
        <w:rPr>
          <w:rFonts w:ascii="Times New Roman" w:hAnsi="Times New Roman" w:cs="Times New Roman"/>
        </w:rPr>
        <w:t>ed</w:t>
      </w:r>
      <w:r w:rsidRPr="00022672">
        <w:rPr>
          <w:rFonts w:ascii="Times New Roman" w:hAnsi="Times New Roman" w:cs="Times New Roman"/>
        </w:rPr>
        <w:t xml:space="preserve"> the presence of a limited population of Mo nanoparticles encapsulated within the carbon framework. Both the nanoparticles and the atomically dispersed Mo species </w:t>
      </w:r>
      <w:r w:rsidR="005819BF">
        <w:rPr>
          <w:rFonts w:ascii="Times New Roman" w:hAnsi="Times New Roman" w:cs="Times New Roman"/>
        </w:rPr>
        <w:t>we</w:t>
      </w:r>
      <w:r w:rsidRPr="00022672">
        <w:rPr>
          <w:rFonts w:ascii="Times New Roman" w:hAnsi="Times New Roman" w:cs="Times New Roman"/>
        </w:rPr>
        <w:t xml:space="preserve">re uniformly distributed throughout the porous carbon matrix, providing </w:t>
      </w:r>
      <w:r w:rsidR="002C3C6D" w:rsidRPr="00022672">
        <w:rPr>
          <w:rFonts w:ascii="Times New Roman" w:hAnsi="Times New Roman" w:cs="Times New Roman"/>
        </w:rPr>
        <w:t>many</w:t>
      </w:r>
      <w:r w:rsidRPr="00022672">
        <w:rPr>
          <w:rFonts w:ascii="Times New Roman" w:hAnsi="Times New Roman" w:cs="Times New Roman"/>
        </w:rPr>
        <w:t xml:space="preserve"> accessible active sites. Elemental mapping (</w:t>
      </w:r>
      <w:r w:rsidRPr="00877559">
        <w:rPr>
          <w:rFonts w:ascii="Times New Roman" w:hAnsi="Times New Roman" w:cs="Times New Roman"/>
          <w:b/>
          <w:bCs/>
        </w:rPr>
        <w:t>Figure S</w:t>
      </w:r>
      <w:r>
        <w:rPr>
          <w:rFonts w:ascii="Times New Roman" w:hAnsi="Times New Roman" w:cs="Times New Roman"/>
          <w:b/>
          <w:bCs/>
        </w:rPr>
        <w:t>2</w:t>
      </w:r>
      <w:r w:rsidRPr="00022672">
        <w:rPr>
          <w:rFonts w:ascii="Times New Roman" w:hAnsi="Times New Roman" w:cs="Times New Roman"/>
        </w:rPr>
        <w:t>) demonstrate</w:t>
      </w:r>
      <w:r w:rsidR="005819BF">
        <w:rPr>
          <w:rFonts w:ascii="Times New Roman" w:hAnsi="Times New Roman" w:cs="Times New Roman"/>
        </w:rPr>
        <w:t>d</w:t>
      </w:r>
      <w:r w:rsidRPr="00022672">
        <w:rPr>
          <w:rFonts w:ascii="Times New Roman" w:hAnsi="Times New Roman" w:cs="Times New Roman"/>
        </w:rPr>
        <w:t xml:space="preserve"> a homogeneous distribution of Mo, N, O, and C across the entire sample, indicating successful incorporation of Mo species into the nitrogen-doped carbon support.</w:t>
      </w:r>
      <w:r>
        <w:rPr>
          <w:rFonts w:ascii="Times New Roman" w:hAnsi="Times New Roman" w:cs="Times New Roman"/>
        </w:rPr>
        <w:t xml:space="preserve"> </w:t>
      </w:r>
    </w:p>
    <w:p w14:paraId="134F900D" w14:textId="05732B1F" w:rsidR="00591B6A" w:rsidRDefault="00022672" w:rsidP="00647219">
      <w:pPr>
        <w:spacing w:line="360" w:lineRule="auto"/>
        <w:ind w:firstLine="360"/>
        <w:jc w:val="both"/>
        <w:rPr>
          <w:rFonts w:ascii="Times New Roman" w:hAnsi="Times New Roman" w:cs="Times New Roman"/>
        </w:rPr>
      </w:pPr>
      <w:r w:rsidRPr="00022672">
        <w:rPr>
          <w:rFonts w:ascii="Times New Roman" w:hAnsi="Times New Roman" w:cs="Times New Roman"/>
        </w:rPr>
        <w:t>The pore structure of the Mo</w:t>
      </w:r>
      <w:r w:rsidR="00F8368C">
        <w:rPr>
          <w:rFonts w:ascii="Times New Roman" w:hAnsi="Times New Roman" w:cs="Times New Roman"/>
        </w:rPr>
        <w:t>-</w:t>
      </w:r>
      <w:r w:rsidRPr="00022672">
        <w:rPr>
          <w:rFonts w:ascii="Times New Roman" w:hAnsi="Times New Roman" w:cs="Times New Roman"/>
        </w:rPr>
        <w:t xml:space="preserve">N/C catalyst is </w:t>
      </w:r>
      <w:r w:rsidR="00235160">
        <w:rPr>
          <w:rFonts w:ascii="Times New Roman" w:hAnsi="Times New Roman" w:cs="Times New Roman"/>
        </w:rPr>
        <w:t xml:space="preserve">tailored </w:t>
      </w:r>
      <w:r w:rsidR="00453A6F">
        <w:rPr>
          <w:rFonts w:ascii="Times New Roman" w:hAnsi="Times New Roman" w:cs="Times New Roman"/>
        </w:rPr>
        <w:t>with</w:t>
      </w:r>
      <w:r w:rsidR="00235160">
        <w:rPr>
          <w:rFonts w:ascii="Times New Roman" w:hAnsi="Times New Roman" w:cs="Times New Roman"/>
        </w:rPr>
        <w:t xml:space="preserve"> the</w:t>
      </w:r>
      <w:r w:rsidRPr="00022672">
        <w:rPr>
          <w:rFonts w:ascii="Times New Roman" w:hAnsi="Times New Roman" w:cs="Times New Roman"/>
        </w:rPr>
        <w:t xml:space="preserve"> spherical micelle </w:t>
      </w:r>
      <w:r w:rsidR="00453A6F" w:rsidRPr="00022672">
        <w:rPr>
          <w:rFonts w:ascii="Times New Roman" w:hAnsi="Times New Roman" w:cs="Times New Roman"/>
        </w:rPr>
        <w:t>template</w:t>
      </w:r>
      <w:r w:rsidRPr="00022672">
        <w:rPr>
          <w:rFonts w:ascii="Times New Roman" w:hAnsi="Times New Roman" w:cs="Times New Roman"/>
        </w:rPr>
        <w:t xml:space="preserve"> </w:t>
      </w:r>
      <w:r w:rsidR="00453A6F">
        <w:rPr>
          <w:rFonts w:ascii="Times New Roman" w:hAnsi="Times New Roman" w:cs="Times New Roman"/>
        </w:rPr>
        <w:t>by</w:t>
      </w:r>
      <w:r w:rsidRPr="00022672">
        <w:rPr>
          <w:rFonts w:ascii="Times New Roman" w:hAnsi="Times New Roman" w:cs="Times New Roman"/>
        </w:rPr>
        <w:t xml:space="preserve"> adjusting the micelle diameter</w:t>
      </w:r>
      <w:r w:rsidR="00453A6F">
        <w:rPr>
          <w:rFonts w:ascii="Times New Roman" w:hAnsi="Times New Roman" w:cs="Times New Roman"/>
        </w:rPr>
        <w:t>.</w:t>
      </w:r>
      <w:r w:rsidRPr="00022672">
        <w:rPr>
          <w:rFonts w:ascii="Times New Roman" w:hAnsi="Times New Roman" w:cs="Times New Roman"/>
        </w:rPr>
        <w:t xml:space="preserve"> </w:t>
      </w:r>
      <w:r w:rsidR="00BB1A34" w:rsidRPr="00BB1A34">
        <w:rPr>
          <w:rFonts w:ascii="Times New Roman" w:hAnsi="Times New Roman" w:cs="Times New Roman"/>
        </w:rPr>
        <w:t>Specifically, the micelle diameter is precisely regulated by adjusting the molecular weight of the BBCP, where higher molecular weight leads to larger micelles</w:t>
      </w:r>
      <w:r w:rsidR="00BB1A34">
        <w:rPr>
          <w:rFonts w:ascii="Times New Roman" w:hAnsi="Times New Roman" w:cs="Times New Roman"/>
        </w:rPr>
        <w:t xml:space="preserve"> </w:t>
      </w:r>
      <w:r w:rsidR="00BB1A34" w:rsidRPr="00500B27">
        <w:rPr>
          <w:rFonts w:ascii="Times New Roman" w:hAnsi="Times New Roman" w:cs="Times New Roman"/>
        </w:rPr>
        <w:t>(</w:t>
      </w:r>
      <w:r w:rsidR="00BB1A34" w:rsidRPr="008A1C6F">
        <w:rPr>
          <w:rFonts w:ascii="Times New Roman" w:hAnsi="Times New Roman" w:cs="Times New Roman"/>
          <w:b/>
          <w:bCs/>
        </w:rPr>
        <w:t>Figure S</w:t>
      </w:r>
      <w:r w:rsidR="00BB1A34">
        <w:rPr>
          <w:rFonts w:ascii="Times New Roman" w:hAnsi="Times New Roman" w:cs="Times New Roman"/>
          <w:b/>
          <w:bCs/>
        </w:rPr>
        <w:t>3</w:t>
      </w:r>
      <w:r w:rsidR="00BB1A34" w:rsidRPr="00500B27">
        <w:rPr>
          <w:rFonts w:ascii="Times New Roman" w:hAnsi="Times New Roman" w:cs="Times New Roman"/>
        </w:rPr>
        <w:t>)</w:t>
      </w:r>
      <w:r w:rsidR="00BB1A34" w:rsidRPr="00BB1A34">
        <w:rPr>
          <w:rFonts w:ascii="Times New Roman" w:hAnsi="Times New Roman" w:cs="Times New Roman"/>
        </w:rPr>
        <w:t>.</w:t>
      </w:r>
      <w:r w:rsidR="00BB1A34">
        <w:rPr>
          <w:rFonts w:ascii="Times New Roman" w:hAnsi="Times New Roman" w:cs="Times New Roman"/>
        </w:rPr>
        <w:t xml:space="preserve"> </w:t>
      </w:r>
      <w:r w:rsidR="00500B27" w:rsidRPr="00500B27">
        <w:rPr>
          <w:rFonts w:ascii="Times New Roman" w:hAnsi="Times New Roman" w:cs="Times New Roman"/>
        </w:rPr>
        <w:t xml:space="preserve">Five spherical micelles with diameters of 8, 30, 50, 75, and 100 nm were used as templates. </w:t>
      </w:r>
      <w:r w:rsidR="00031DBB" w:rsidRPr="00031DBB">
        <w:rPr>
          <w:rFonts w:ascii="Times New Roman" w:hAnsi="Times New Roman" w:cs="Times New Roman"/>
        </w:rPr>
        <w:t>Following photothermal pyrolysis, statistical pore-size analysis combined with TEM characterization (</w:t>
      </w:r>
      <w:r w:rsidR="00031DBB" w:rsidRPr="00031DBB">
        <w:rPr>
          <w:rFonts w:ascii="Times New Roman" w:hAnsi="Times New Roman" w:cs="Times New Roman"/>
          <w:b/>
          <w:bCs/>
        </w:rPr>
        <w:t>Figure</w:t>
      </w:r>
      <w:r w:rsidR="00031DBB">
        <w:rPr>
          <w:rFonts w:ascii="Times New Roman" w:hAnsi="Times New Roman" w:cs="Times New Roman"/>
          <w:b/>
          <w:bCs/>
        </w:rPr>
        <w:t>s</w:t>
      </w:r>
      <w:r w:rsidR="00031DBB" w:rsidRPr="00031DBB">
        <w:rPr>
          <w:rFonts w:ascii="Times New Roman" w:hAnsi="Times New Roman" w:cs="Times New Roman"/>
          <w:b/>
          <w:bCs/>
        </w:rPr>
        <w:t xml:space="preserve"> S4</w:t>
      </w:r>
      <w:r w:rsidR="00031DBB">
        <w:rPr>
          <w:rFonts w:ascii="Times New Roman" w:hAnsi="Times New Roman" w:cs="Times New Roman"/>
          <w:b/>
          <w:bCs/>
        </w:rPr>
        <w:t xml:space="preserve"> and S5</w:t>
      </w:r>
      <w:r w:rsidR="00031DBB" w:rsidRPr="00031DBB">
        <w:rPr>
          <w:rFonts w:ascii="Times New Roman" w:hAnsi="Times New Roman" w:cs="Times New Roman"/>
        </w:rPr>
        <w:t xml:space="preserve">) revealed well-defined pore diameters of 8, 15, 21, 33, and 56 nm. </w:t>
      </w:r>
      <w:r w:rsidRPr="00022672">
        <w:rPr>
          <w:rFonts w:ascii="Times New Roman" w:hAnsi="Times New Roman" w:cs="Times New Roman"/>
        </w:rPr>
        <w:t xml:space="preserve">Accordingly, the samples are denoted as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8,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15,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21,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33, and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56.</w:t>
      </w:r>
      <w:r>
        <w:rPr>
          <w:rFonts w:ascii="Times New Roman" w:hAnsi="Times New Roman" w:cs="Times New Roman"/>
        </w:rPr>
        <w:t xml:space="preserve"> </w:t>
      </w:r>
      <w:r w:rsidRPr="00022672">
        <w:rPr>
          <w:rFonts w:ascii="Times New Roman" w:hAnsi="Times New Roman" w:cs="Times New Roman"/>
        </w:rPr>
        <w:t>Brunauer</w:t>
      </w:r>
      <w:r w:rsidR="00F8368C">
        <w:rPr>
          <w:rFonts w:ascii="Times New Roman" w:hAnsi="Times New Roman" w:cs="Times New Roman"/>
        </w:rPr>
        <w:t>-</w:t>
      </w:r>
      <w:r w:rsidRPr="00022672">
        <w:rPr>
          <w:rFonts w:ascii="Times New Roman" w:hAnsi="Times New Roman" w:cs="Times New Roman"/>
        </w:rPr>
        <w:t>Emmett</w:t>
      </w:r>
      <w:r w:rsidR="00F8368C">
        <w:rPr>
          <w:rFonts w:ascii="Times New Roman" w:hAnsi="Times New Roman" w:cs="Times New Roman"/>
        </w:rPr>
        <w:t>-</w:t>
      </w:r>
      <w:r w:rsidRPr="00022672">
        <w:rPr>
          <w:rFonts w:ascii="Times New Roman" w:hAnsi="Times New Roman" w:cs="Times New Roman"/>
        </w:rPr>
        <w:t>Teller (BET) surface area measurements (</w:t>
      </w:r>
      <w:r w:rsidRPr="00877559">
        <w:rPr>
          <w:rFonts w:ascii="Times New Roman" w:hAnsi="Times New Roman" w:cs="Times New Roman"/>
          <w:b/>
          <w:bCs/>
        </w:rPr>
        <w:t xml:space="preserve">Figure </w:t>
      </w:r>
      <w:r w:rsidR="005B6306" w:rsidRPr="00877559">
        <w:rPr>
          <w:rFonts w:ascii="Times New Roman" w:hAnsi="Times New Roman" w:cs="Times New Roman"/>
          <w:b/>
          <w:bCs/>
        </w:rPr>
        <w:t>S</w:t>
      </w:r>
      <w:r w:rsidR="00031DBB">
        <w:rPr>
          <w:rFonts w:ascii="Times New Roman" w:hAnsi="Times New Roman" w:cs="Times New Roman"/>
          <w:b/>
          <w:bCs/>
        </w:rPr>
        <w:t>6</w:t>
      </w:r>
      <w:r w:rsidRPr="00022672">
        <w:rPr>
          <w:rFonts w:ascii="Times New Roman" w:hAnsi="Times New Roman" w:cs="Times New Roman"/>
        </w:rPr>
        <w:t>) confirm</w:t>
      </w:r>
      <w:r w:rsidR="00453A6F">
        <w:rPr>
          <w:rFonts w:ascii="Times New Roman" w:hAnsi="Times New Roman" w:cs="Times New Roman"/>
        </w:rPr>
        <w:t>ed</w:t>
      </w:r>
      <w:r w:rsidRPr="00022672">
        <w:rPr>
          <w:rFonts w:ascii="Times New Roman" w:hAnsi="Times New Roman" w:cs="Times New Roman"/>
        </w:rPr>
        <w:t xml:space="preserve"> that all samples exhibit</w:t>
      </w:r>
      <w:r w:rsidR="00453A6F">
        <w:rPr>
          <w:rFonts w:ascii="Times New Roman" w:hAnsi="Times New Roman" w:cs="Times New Roman"/>
        </w:rPr>
        <w:t>ed</w:t>
      </w:r>
      <w:r w:rsidRPr="00022672">
        <w:rPr>
          <w:rFonts w:ascii="Times New Roman" w:hAnsi="Times New Roman" w:cs="Times New Roman"/>
        </w:rPr>
        <w:t xml:space="preserve"> high specific surface areas, arising from</w:t>
      </w:r>
      <w:r w:rsidR="002C3C6D">
        <w:rPr>
          <w:rFonts w:ascii="Times New Roman" w:hAnsi="Times New Roman" w:cs="Times New Roman"/>
        </w:rPr>
        <w:t xml:space="preserve"> a</w:t>
      </w:r>
      <w:r w:rsidRPr="00022672">
        <w:rPr>
          <w:rFonts w:ascii="Times New Roman" w:hAnsi="Times New Roman" w:cs="Times New Roman"/>
        </w:rPr>
        <w:t xml:space="preserve"> </w:t>
      </w:r>
      <w:r w:rsidR="002C3C6D" w:rsidRPr="00022672">
        <w:rPr>
          <w:rFonts w:ascii="Times New Roman" w:hAnsi="Times New Roman" w:cs="Times New Roman"/>
        </w:rPr>
        <w:t>micro</w:t>
      </w:r>
      <w:r w:rsidRPr="00022672">
        <w:rPr>
          <w:rFonts w:ascii="Times New Roman" w:hAnsi="Times New Roman" w:cs="Times New Roman"/>
        </w:rPr>
        <w:t>- and mesoporous architecture. This porous structure is expected to facilitate efficient mass transport and maximize</w:t>
      </w:r>
      <w:r w:rsidR="005819BF">
        <w:rPr>
          <w:rFonts w:ascii="Times New Roman" w:hAnsi="Times New Roman" w:cs="Times New Roman"/>
        </w:rPr>
        <w:t xml:space="preserve"> the</w:t>
      </w:r>
      <w:r w:rsidRPr="00022672">
        <w:rPr>
          <w:rFonts w:ascii="Times New Roman" w:hAnsi="Times New Roman" w:cs="Times New Roman"/>
        </w:rPr>
        <w:t xml:space="preserve"> exposure of active Mo sites. X-ray diffraction (XRD) patterns (</w:t>
      </w:r>
      <w:r w:rsidRPr="00877559">
        <w:rPr>
          <w:rFonts w:ascii="Times New Roman" w:hAnsi="Times New Roman" w:cs="Times New Roman"/>
          <w:b/>
          <w:bCs/>
        </w:rPr>
        <w:t>Figure S</w:t>
      </w:r>
      <w:r w:rsidR="00031DBB">
        <w:rPr>
          <w:rFonts w:ascii="Times New Roman" w:hAnsi="Times New Roman" w:cs="Times New Roman"/>
          <w:b/>
          <w:bCs/>
        </w:rPr>
        <w:t>7</w:t>
      </w:r>
      <w:r w:rsidRPr="00022672">
        <w:rPr>
          <w:rFonts w:ascii="Times New Roman" w:hAnsi="Times New Roman" w:cs="Times New Roman"/>
        </w:rPr>
        <w:t>) show</w:t>
      </w:r>
      <w:r w:rsidR="005819BF">
        <w:rPr>
          <w:rFonts w:ascii="Times New Roman" w:hAnsi="Times New Roman" w:cs="Times New Roman"/>
        </w:rPr>
        <w:t>ed</w:t>
      </w:r>
      <w:r w:rsidRPr="00022672">
        <w:rPr>
          <w:rFonts w:ascii="Times New Roman" w:hAnsi="Times New Roman" w:cs="Times New Roman"/>
        </w:rPr>
        <w:t xml:space="preserve"> no distinct diffraction peaks associated with crystalline Mo phases,</w:t>
      </w:r>
      <w:r w:rsidR="009F3CF3">
        <w:rPr>
          <w:rFonts w:ascii="Times New Roman" w:hAnsi="Times New Roman" w:cs="Times New Roman"/>
        </w:rPr>
        <w:fldChar w:fldCharType="begin">
          <w:fldData xml:space="preserve">PEVuZE5vdGU+PENpdGU+PEF1dGhvcj5GYW5nPC9BdXRob3I+PFllYXI+MjAyNTwvWWVhcj48UmVj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PEVuZE5vdGU+PENpdGU+PEF1dGhvcj5GYW5nPC9BdXRob3I+PFllYXI+MjAyNTwvWWVhcj48UmVj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F3CF3">
        <w:rPr>
          <w:rFonts w:ascii="Times New Roman" w:hAnsi="Times New Roman" w:cs="Times New Roman"/>
        </w:rPr>
      </w:r>
      <w:r w:rsidR="009F3CF3">
        <w:rPr>
          <w:rFonts w:ascii="Times New Roman" w:hAnsi="Times New Roman" w:cs="Times New Roman"/>
        </w:rPr>
        <w:fldChar w:fldCharType="separate"/>
      </w:r>
      <w:hyperlink w:anchor="_ENREF_22" w:tooltip="Fang, 2025 #4" w:history="1">
        <w:r w:rsidR="009C3555" w:rsidRPr="009C3555">
          <w:rPr>
            <w:rFonts w:ascii="Times New Roman" w:hAnsi="Times New Roman" w:cs="Times New Roman"/>
            <w:noProof/>
            <w:vertAlign w:val="superscript"/>
          </w:rPr>
          <w:t>22</w:t>
        </w:r>
      </w:hyperlink>
      <w:r w:rsidR="009C3555" w:rsidRPr="009C3555">
        <w:rPr>
          <w:rFonts w:ascii="Times New Roman" w:hAnsi="Times New Roman" w:cs="Times New Roman"/>
          <w:noProof/>
          <w:vertAlign w:val="superscript"/>
        </w:rPr>
        <w:t xml:space="preserve">, </w:t>
      </w:r>
      <w:hyperlink w:anchor="_ENREF_23" w:tooltip="Saha, 2020 #5" w:history="1">
        <w:r w:rsidR="009C3555" w:rsidRPr="009C3555">
          <w:rPr>
            <w:rFonts w:ascii="Times New Roman" w:hAnsi="Times New Roman" w:cs="Times New Roman"/>
            <w:noProof/>
            <w:vertAlign w:val="superscript"/>
          </w:rPr>
          <w:t>23</w:t>
        </w:r>
      </w:hyperlink>
      <w:r w:rsidR="009F3CF3">
        <w:rPr>
          <w:rFonts w:ascii="Times New Roman" w:hAnsi="Times New Roman" w:cs="Times New Roman"/>
        </w:rPr>
        <w:fldChar w:fldCharType="end"/>
      </w:r>
      <w:r w:rsidRPr="00022672">
        <w:rPr>
          <w:rFonts w:ascii="Times New Roman" w:hAnsi="Times New Roman" w:cs="Times New Roman"/>
        </w:rPr>
        <w:t xml:space="preserve"> suggesting that the Mo </w:t>
      </w:r>
      <w:r w:rsidRPr="00022672">
        <w:rPr>
          <w:rFonts w:ascii="Times New Roman" w:hAnsi="Times New Roman" w:cs="Times New Roman"/>
        </w:rPr>
        <w:lastRenderedPageBreak/>
        <w:t xml:space="preserve">species </w:t>
      </w:r>
      <w:r w:rsidR="005819BF">
        <w:rPr>
          <w:rFonts w:ascii="Times New Roman" w:hAnsi="Times New Roman" w:cs="Times New Roman"/>
        </w:rPr>
        <w:t>we</w:t>
      </w:r>
      <w:r w:rsidRPr="00022672">
        <w:rPr>
          <w:rFonts w:ascii="Times New Roman" w:hAnsi="Times New Roman" w:cs="Times New Roman"/>
        </w:rPr>
        <w:t>re predominantly amorphous or atomically dispersed within the carbon matrix, consistent with the microscopy observations.</w:t>
      </w:r>
      <w:r>
        <w:rPr>
          <w:rFonts w:ascii="Times New Roman" w:hAnsi="Times New Roman" w:cs="Times New Roman"/>
        </w:rPr>
        <w:t xml:space="preserve"> </w:t>
      </w:r>
      <w:r w:rsidR="007E4B67">
        <w:rPr>
          <w:rFonts w:ascii="Times New Roman" w:hAnsi="Times New Roman" w:cs="Times New Roman"/>
        </w:rPr>
        <w:t>T</w:t>
      </w:r>
      <w:r w:rsidRPr="00022672">
        <w:rPr>
          <w:rFonts w:ascii="Times New Roman" w:hAnsi="Times New Roman" w:cs="Times New Roman"/>
        </w:rPr>
        <w:t>hese microscopic and structural characterizations demonstrate the successful synthesis of a porous Mo</w:t>
      </w:r>
      <w:r w:rsidR="00877559">
        <w:rPr>
          <w:rFonts w:ascii="Times New Roman" w:hAnsi="Times New Roman" w:cs="Times New Roman"/>
        </w:rPr>
        <w:t>-</w:t>
      </w:r>
      <w:r w:rsidRPr="00022672">
        <w:rPr>
          <w:rFonts w:ascii="Times New Roman" w:hAnsi="Times New Roman" w:cs="Times New Roman"/>
        </w:rPr>
        <w:t>N/C catalyst featuring uniformly distributed Mo single atoms and ultrasmall nanoparticles, a combination that is well suited for high catalytic activity due to the synergistic availability of isolated atomic sites and sub-nanometer metal domains.</w:t>
      </w:r>
    </w:p>
    <w:p w14:paraId="36AAE992" w14:textId="6C9311EE" w:rsidR="00243BA1" w:rsidRDefault="00202638" w:rsidP="00226B99">
      <w:pPr>
        <w:spacing w:line="360" w:lineRule="auto"/>
        <w:jc w:val="both"/>
        <w:rPr>
          <w:rFonts w:ascii="Times New Roman" w:hAnsi="Times New Roman" w:cs="Times New Roman"/>
          <w:b/>
          <w:bCs/>
          <w:lang w:eastAsia="zh-CN"/>
        </w:rPr>
      </w:pPr>
      <w:r>
        <w:rPr>
          <w:noProof/>
        </w:rPr>
        <mc:AlternateContent>
          <mc:Choice Requires="wps">
            <w:drawing>
              <wp:inline distT="0" distB="0" distL="0" distR="0" wp14:anchorId="351AAD36" wp14:editId="01A8529B">
                <wp:extent cx="5943600" cy="635"/>
                <wp:effectExtent l="0" t="0" r="0" b="0"/>
                <wp:docPr id="1585472001"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696B16" w14:textId="1A47E25B" w:rsidR="006C1A8E" w:rsidRDefault="002121D3" w:rsidP="002341C6">
                            <w:pPr>
                              <w:pStyle w:val="Caption"/>
                              <w:spacing w:afterLines="100" w:after="240"/>
                              <w:jc w:val="center"/>
                            </w:pPr>
                            <w:r>
                              <w:rPr>
                                <w:noProof/>
                              </w:rPr>
                              <w:drawing>
                                <wp:inline distT="0" distB="0" distL="0" distR="0" wp14:anchorId="4B17C20F" wp14:editId="672D6C2D">
                                  <wp:extent cx="5400000" cy="5092500"/>
                                  <wp:effectExtent l="0" t="0" r="0" b="0"/>
                                  <wp:docPr id="565640680"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0680" name="图片 2" descr="图形用户界面&#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5092500"/>
                                          </a:xfrm>
                                          <a:prstGeom prst="rect">
                                            <a:avLst/>
                                          </a:prstGeom>
                                          <a:noFill/>
                                          <a:ln>
                                            <a:noFill/>
                                          </a:ln>
                                        </pic:spPr>
                                      </pic:pic>
                                    </a:graphicData>
                                  </a:graphic>
                                </wp:inline>
                              </w:drawing>
                            </w:r>
                          </w:p>
                          <w:p w14:paraId="28963DC7" w14:textId="1F337703" w:rsidR="00304E49" w:rsidRPr="00F424C5" w:rsidRDefault="00202638" w:rsidP="00F424C5">
                            <w:pPr>
                              <w:pStyle w:val="Caption"/>
                              <w:spacing w:afterLines="100" w:after="240"/>
                              <w:jc w:val="both"/>
                              <w:rPr>
                                <w:rFonts w:ascii="Times New Roman" w:hAnsi="Times New Roman" w:cs="Times New Roman"/>
                                <w:b/>
                                <w:noProof/>
                                <w:color w:val="FF0000"/>
                                <w:sz w:val="24"/>
                                <w:szCs w:val="24"/>
                              </w:rPr>
                            </w:pPr>
                            <w:r w:rsidRPr="00F424C5">
                              <w:rPr>
                                <w:rFonts w:ascii="Times New Roman" w:hAnsi="Times New Roman" w:cs="Times New Roman"/>
                                <w:b/>
                                <w:bCs/>
                                <w:sz w:val="24"/>
                                <w:szCs w:val="24"/>
                              </w:rPr>
                              <w:t>Figure 2. Morphological</w:t>
                            </w:r>
                            <w:r w:rsidR="00F13C8C" w:rsidRPr="00F424C5">
                              <w:rPr>
                                <w:rFonts w:ascii="Times New Roman" w:hAnsi="Times New Roman" w:cs="Times New Roman"/>
                                <w:b/>
                                <w:bCs/>
                                <w:sz w:val="24"/>
                                <w:szCs w:val="24"/>
                              </w:rPr>
                              <w:t xml:space="preserve"> and composit</w:t>
                            </w:r>
                            <w:r w:rsidR="00F424C5">
                              <w:rPr>
                                <w:rFonts w:ascii="Times New Roman" w:hAnsi="Times New Roman" w:cs="Times New Roman"/>
                                <w:b/>
                                <w:bCs/>
                                <w:sz w:val="24"/>
                                <w:szCs w:val="24"/>
                              </w:rPr>
                              <w:t>i</w:t>
                            </w:r>
                            <w:r w:rsidR="00F13C8C" w:rsidRPr="00F424C5">
                              <w:rPr>
                                <w:rFonts w:ascii="Times New Roman" w:hAnsi="Times New Roman" w:cs="Times New Roman"/>
                                <w:b/>
                                <w:bCs/>
                                <w:sz w:val="24"/>
                                <w:szCs w:val="24"/>
                              </w:rPr>
                              <w:t>on</w:t>
                            </w:r>
                            <w:r w:rsidRPr="00F424C5">
                              <w:rPr>
                                <w:rFonts w:ascii="Times New Roman" w:hAnsi="Times New Roman" w:cs="Times New Roman"/>
                                <w:b/>
                                <w:bCs/>
                                <w:sz w:val="24"/>
                                <w:szCs w:val="24"/>
                              </w:rPr>
                              <w:t xml:space="preserve"> characterization of the sample. </w:t>
                            </w:r>
                            <w:r w:rsidRPr="00F424C5">
                              <w:rPr>
                                <w:rFonts w:ascii="Times New Roman" w:hAnsi="Times New Roman" w:cs="Times New Roman"/>
                                <w:sz w:val="24"/>
                                <w:szCs w:val="24"/>
                              </w:rPr>
                              <w:t>(</w:t>
                            </w:r>
                            <w:r w:rsidR="00F13C8C" w:rsidRPr="00F424C5">
                              <w:rPr>
                                <w:rFonts w:ascii="Times New Roman" w:hAnsi="Times New Roman" w:cs="Times New Roman"/>
                                <w:sz w:val="24"/>
                                <w:szCs w:val="24"/>
                              </w:rPr>
                              <w:t>a</w:t>
                            </w:r>
                            <w:r w:rsidRPr="00F424C5">
                              <w:rPr>
                                <w:rFonts w:ascii="Times New Roman" w:hAnsi="Times New Roman" w:cs="Times New Roman"/>
                                <w:sz w:val="24"/>
                                <w:szCs w:val="24"/>
                              </w:rPr>
                              <w:t xml:space="preserve">) </w:t>
                            </w:r>
                            <w:r w:rsidR="00D34164" w:rsidRPr="00D34164">
                              <w:rPr>
                                <w:rFonts w:ascii="Times New Roman" w:hAnsi="Times New Roman" w:cs="Times New Roman"/>
                                <w:sz w:val="24"/>
                                <w:szCs w:val="24"/>
                              </w:rPr>
                              <w:t>STEM-HAADF image showing isolated Mo atoms and Mo clusters in graphitic lattice planes, with some Mo single atoms indicated by green circles. The scale bar is 2 nm.</w:t>
                            </w:r>
                            <w:r w:rsidR="00D34164">
                              <w:rPr>
                                <w:rFonts w:ascii="Times New Roman" w:hAnsi="Times New Roman" w:cs="Times New Roman"/>
                                <w:sz w:val="24"/>
                                <w:szCs w:val="24"/>
                              </w:rPr>
                              <w:t xml:space="preserve"> </w:t>
                            </w:r>
                            <w:r w:rsidR="00D34164" w:rsidRPr="00F424C5">
                              <w:rPr>
                                <w:rFonts w:ascii="Times New Roman" w:hAnsi="Times New Roman" w:cs="Times New Roman"/>
                                <w:sz w:val="24"/>
                                <w:szCs w:val="24"/>
                              </w:rPr>
                              <w:t>(b)</w:t>
                            </w:r>
                            <w:r w:rsidR="00D34164">
                              <w:rPr>
                                <w:rFonts w:ascii="Times New Roman" w:hAnsi="Times New Roman" w:cs="Times New Roman"/>
                                <w:sz w:val="24"/>
                                <w:szCs w:val="24"/>
                              </w:rPr>
                              <w:t xml:space="preserve"> </w:t>
                            </w:r>
                            <w:r w:rsidR="00801C5E" w:rsidRPr="00801C5E">
                              <w:rPr>
                                <w:rFonts w:ascii="Times New Roman" w:hAnsi="Times New Roman" w:cs="Times New Roman"/>
                                <w:sz w:val="24"/>
                                <w:szCs w:val="24"/>
                              </w:rPr>
                              <w:t>HRTEM image reveals the typical ordered porous structure. The scale bar is 200 nm.</w:t>
                            </w:r>
                            <w:r w:rsidRPr="00F424C5">
                              <w:rPr>
                                <w:rFonts w:ascii="Times New Roman" w:hAnsi="Times New Roman" w:cs="Times New Roman"/>
                                <w:sz w:val="24"/>
                                <w:szCs w:val="24"/>
                              </w:rPr>
                              <w:t xml:space="preserve"> </w:t>
                            </w:r>
                            <w:r w:rsidR="00B81765">
                              <w:rPr>
                                <w:rFonts w:ascii="Times New Roman" w:hAnsi="Times New Roman" w:cs="Times New Roman"/>
                                <w:sz w:val="24"/>
                                <w:szCs w:val="24"/>
                              </w:rPr>
                              <w:t xml:space="preserve">(Insert: </w:t>
                            </w:r>
                            <w:r w:rsidRPr="00F424C5">
                              <w:rPr>
                                <w:rFonts w:ascii="Times New Roman" w:hAnsi="Times New Roman" w:cs="Times New Roman"/>
                                <w:sz w:val="24"/>
                                <w:szCs w:val="24"/>
                              </w:rPr>
                              <w:t>HRTEM image illustrating both ordered and disordered graphitic structures (turbostratic carbon) with Mo nanoparticles embedded within the graphitic matrix. The scale bar is 5 nm</w:t>
                            </w:r>
                            <w:r w:rsidR="00B83A04" w:rsidRPr="00F424C5">
                              <w:rPr>
                                <w:rFonts w:ascii="Times New Roman" w:hAnsi="Times New Roman" w:cs="Times New Roman"/>
                                <w:sz w:val="24"/>
                                <w:szCs w:val="24"/>
                              </w:rPr>
                              <w:t>.</w:t>
                            </w:r>
                            <w:r w:rsidR="00B81765">
                              <w:rPr>
                                <w:rFonts w:ascii="Times New Roman" w:hAnsi="Times New Roman" w:cs="Times New Roman"/>
                                <w:sz w:val="24"/>
                                <w:szCs w:val="24"/>
                              </w:rPr>
                              <w:t>)</w:t>
                            </w:r>
                            <w:r w:rsidRPr="00F424C5">
                              <w:rPr>
                                <w:rFonts w:ascii="Times New Roman" w:hAnsi="Times New Roman" w:cs="Times New Roman"/>
                                <w:sz w:val="24"/>
                                <w:szCs w:val="24"/>
                              </w:rPr>
                              <w:t xml:space="preserve"> </w:t>
                            </w:r>
                            <w:r w:rsidR="00F13C8C" w:rsidRPr="00F424C5">
                              <w:rPr>
                                <w:rFonts w:ascii="Times New Roman" w:hAnsi="Times New Roman" w:cs="Times New Roman"/>
                                <w:sz w:val="24"/>
                                <w:szCs w:val="24"/>
                              </w:rPr>
                              <w:t xml:space="preserve">(c) Mo K-edge XANES of </w:t>
                            </w:r>
                            <w:r w:rsidR="00F13C8C" w:rsidRPr="00F424C5">
                              <w:rPr>
                                <w:rFonts w:ascii="Times New Roman" w:hAnsi="Times New Roman" w:cs="Times New Roman"/>
                                <w:sz w:val="24"/>
                                <w:szCs w:val="24"/>
                                <w:lang w:eastAsia="zh-CN"/>
                              </w:rPr>
                              <w:t>4 and 1 wt. % Mo</w:t>
                            </w:r>
                            <w:r w:rsidR="00F13C8C" w:rsidRPr="00F424C5">
                              <w:rPr>
                                <w:rFonts w:ascii="Times New Roman" w:hAnsi="Times New Roman" w:cs="Times New Roman"/>
                                <w:sz w:val="24"/>
                                <w:szCs w:val="24"/>
                              </w:rPr>
                              <w:t>/C-N, Mo metal powder, MoO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MoO</w:t>
                            </w:r>
                            <w:r w:rsidR="00F13C8C" w:rsidRPr="00F424C5">
                              <w:rPr>
                                <w:rFonts w:ascii="Times New Roman" w:hAnsi="Times New Roman" w:cs="Times New Roman"/>
                                <w:sz w:val="24"/>
                                <w:szCs w:val="24"/>
                                <w:vertAlign w:val="subscript"/>
                              </w:rPr>
                              <w:t>3</w:t>
                            </w:r>
                            <w:r w:rsidR="00F13C8C" w:rsidRPr="00F424C5">
                              <w:rPr>
                                <w:rFonts w:ascii="Times New Roman" w:hAnsi="Times New Roman" w:cs="Times New Roman"/>
                                <w:sz w:val="24"/>
                                <w:szCs w:val="24"/>
                              </w:rPr>
                              <w:t xml:space="preserve"> and Mo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xml:space="preserve">C. (d) Fitting of FT EXAFS spectra of </w:t>
                            </w:r>
                            <w:r w:rsidR="00F13C8C" w:rsidRPr="00F424C5">
                              <w:rPr>
                                <w:rFonts w:ascii="Times New Roman" w:hAnsi="Times New Roman" w:cs="Times New Roman"/>
                                <w:sz w:val="24"/>
                                <w:szCs w:val="24"/>
                                <w:lang w:eastAsia="zh-CN"/>
                              </w:rPr>
                              <w:t>4 wt. % Mo</w:t>
                            </w:r>
                            <w:r w:rsidR="00F13C8C" w:rsidRPr="00F424C5">
                              <w:rPr>
                                <w:rFonts w:ascii="Times New Roman" w:hAnsi="Times New Roman" w:cs="Times New Roman"/>
                                <w:sz w:val="24"/>
                                <w:szCs w:val="24"/>
                              </w:rPr>
                              <w:t>/C-N</w:t>
                            </w:r>
                            <w:r w:rsidR="00F13C8C" w:rsidRPr="00801C5E">
                              <w:rPr>
                                <w:rFonts w:ascii="Times New Roman" w:hAnsi="Times New Roman" w:cs="Times New Roman"/>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51AAD36" id="文本框 1" o:spid="_x0000_s1027" type="#_x0000_t2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" stroked="f">
                <v:textbox style="mso-fit-shape-to-text:t" inset="0,0,0,0">
                  <w:txbxContent>
                    <w:p w14:paraId="14696B16" w14:textId="1A47E25B" w:rsidR="006C1A8E" w:rsidRDefault="002121D3" w:rsidP="002341C6">
                      <w:pPr>
                        <w:pStyle w:val="Caption"/>
                        <w:spacing w:afterLines="100" w:after="240"/>
                        <w:jc w:val="center"/>
                      </w:pPr>
                      <w:r>
                        <w:rPr>
                          <w:noProof/>
                        </w:rPr>
                        <w:drawing>
                          <wp:inline distT="0" distB="0" distL="0" distR="0" wp14:anchorId="4B17C20F" wp14:editId="672D6C2D">
                            <wp:extent cx="5400000" cy="5092500"/>
                            <wp:effectExtent l="0" t="0" r="0" b="0"/>
                            <wp:docPr id="565640680"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0680" name="图片 2" descr="图形用户界面&#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5092500"/>
                                    </a:xfrm>
                                    <a:prstGeom prst="rect">
                                      <a:avLst/>
                                    </a:prstGeom>
                                    <a:noFill/>
                                    <a:ln>
                                      <a:noFill/>
                                    </a:ln>
                                  </pic:spPr>
                                </pic:pic>
                              </a:graphicData>
                            </a:graphic>
                          </wp:inline>
                        </w:drawing>
                      </w:r>
                    </w:p>
                    <w:p w14:paraId="28963DC7" w14:textId="1F337703" w:rsidR="00304E49" w:rsidRPr="00F424C5" w:rsidRDefault="00202638" w:rsidP="00F424C5">
                      <w:pPr>
                        <w:pStyle w:val="Caption"/>
                        <w:spacing w:afterLines="100" w:after="240"/>
                        <w:jc w:val="both"/>
                        <w:rPr>
                          <w:rFonts w:ascii="Times New Roman" w:hAnsi="Times New Roman" w:cs="Times New Roman"/>
                          <w:b/>
                          <w:noProof/>
                          <w:color w:val="FF0000"/>
                          <w:sz w:val="24"/>
                          <w:szCs w:val="24"/>
                        </w:rPr>
                      </w:pPr>
                      <w:r w:rsidRPr="00F424C5">
                        <w:rPr>
                          <w:rFonts w:ascii="Times New Roman" w:hAnsi="Times New Roman" w:cs="Times New Roman"/>
                          <w:b/>
                          <w:bCs/>
                          <w:sz w:val="24"/>
                          <w:szCs w:val="24"/>
                        </w:rPr>
                        <w:t>Figure 2. Morphological</w:t>
                      </w:r>
                      <w:r w:rsidR="00F13C8C" w:rsidRPr="00F424C5">
                        <w:rPr>
                          <w:rFonts w:ascii="Times New Roman" w:hAnsi="Times New Roman" w:cs="Times New Roman"/>
                          <w:b/>
                          <w:bCs/>
                          <w:sz w:val="24"/>
                          <w:szCs w:val="24"/>
                        </w:rPr>
                        <w:t xml:space="preserve"> and composit</w:t>
                      </w:r>
                      <w:r w:rsidR="00F424C5">
                        <w:rPr>
                          <w:rFonts w:ascii="Times New Roman" w:hAnsi="Times New Roman" w:cs="Times New Roman"/>
                          <w:b/>
                          <w:bCs/>
                          <w:sz w:val="24"/>
                          <w:szCs w:val="24"/>
                        </w:rPr>
                        <w:t>i</w:t>
                      </w:r>
                      <w:r w:rsidR="00F13C8C" w:rsidRPr="00F424C5">
                        <w:rPr>
                          <w:rFonts w:ascii="Times New Roman" w:hAnsi="Times New Roman" w:cs="Times New Roman"/>
                          <w:b/>
                          <w:bCs/>
                          <w:sz w:val="24"/>
                          <w:szCs w:val="24"/>
                        </w:rPr>
                        <w:t>on</w:t>
                      </w:r>
                      <w:r w:rsidRPr="00F424C5">
                        <w:rPr>
                          <w:rFonts w:ascii="Times New Roman" w:hAnsi="Times New Roman" w:cs="Times New Roman"/>
                          <w:b/>
                          <w:bCs/>
                          <w:sz w:val="24"/>
                          <w:szCs w:val="24"/>
                        </w:rPr>
                        <w:t xml:space="preserve"> characterization of the sample. </w:t>
                      </w:r>
                      <w:r w:rsidRPr="00F424C5">
                        <w:rPr>
                          <w:rFonts w:ascii="Times New Roman" w:hAnsi="Times New Roman" w:cs="Times New Roman"/>
                          <w:sz w:val="24"/>
                          <w:szCs w:val="24"/>
                        </w:rPr>
                        <w:t>(</w:t>
                      </w:r>
                      <w:r w:rsidR="00F13C8C" w:rsidRPr="00F424C5">
                        <w:rPr>
                          <w:rFonts w:ascii="Times New Roman" w:hAnsi="Times New Roman" w:cs="Times New Roman"/>
                          <w:sz w:val="24"/>
                          <w:szCs w:val="24"/>
                        </w:rPr>
                        <w:t>a</w:t>
                      </w:r>
                      <w:r w:rsidRPr="00F424C5">
                        <w:rPr>
                          <w:rFonts w:ascii="Times New Roman" w:hAnsi="Times New Roman" w:cs="Times New Roman"/>
                          <w:sz w:val="24"/>
                          <w:szCs w:val="24"/>
                        </w:rPr>
                        <w:t xml:space="preserve">) </w:t>
                      </w:r>
                      <w:r w:rsidR="00D34164" w:rsidRPr="00D34164">
                        <w:rPr>
                          <w:rFonts w:ascii="Times New Roman" w:hAnsi="Times New Roman" w:cs="Times New Roman"/>
                          <w:sz w:val="24"/>
                          <w:szCs w:val="24"/>
                        </w:rPr>
                        <w:t>STEM-HAADF image showing isolated Mo atoms and Mo clusters in graphitic lattice planes, with some Mo single atoms indicated by green circles. The scale bar is 2 nm.</w:t>
                      </w:r>
                      <w:r w:rsidR="00D34164">
                        <w:rPr>
                          <w:rFonts w:ascii="Times New Roman" w:hAnsi="Times New Roman" w:cs="Times New Roman"/>
                          <w:sz w:val="24"/>
                          <w:szCs w:val="24"/>
                        </w:rPr>
                        <w:t xml:space="preserve"> </w:t>
                      </w:r>
                      <w:r w:rsidR="00D34164" w:rsidRPr="00F424C5">
                        <w:rPr>
                          <w:rFonts w:ascii="Times New Roman" w:hAnsi="Times New Roman" w:cs="Times New Roman"/>
                          <w:sz w:val="24"/>
                          <w:szCs w:val="24"/>
                        </w:rPr>
                        <w:t>(b)</w:t>
                      </w:r>
                      <w:r w:rsidR="00D34164">
                        <w:rPr>
                          <w:rFonts w:ascii="Times New Roman" w:hAnsi="Times New Roman" w:cs="Times New Roman"/>
                          <w:sz w:val="24"/>
                          <w:szCs w:val="24"/>
                        </w:rPr>
                        <w:t xml:space="preserve"> </w:t>
                      </w:r>
                      <w:r w:rsidR="00801C5E" w:rsidRPr="00801C5E">
                        <w:rPr>
                          <w:rFonts w:ascii="Times New Roman" w:hAnsi="Times New Roman" w:cs="Times New Roman"/>
                          <w:sz w:val="24"/>
                          <w:szCs w:val="24"/>
                        </w:rPr>
                        <w:t>HRTEM image reveals the typical ordered porous structure. The scale bar is 200 nm.</w:t>
                      </w:r>
                      <w:r w:rsidRPr="00F424C5">
                        <w:rPr>
                          <w:rFonts w:ascii="Times New Roman" w:hAnsi="Times New Roman" w:cs="Times New Roman"/>
                          <w:sz w:val="24"/>
                          <w:szCs w:val="24"/>
                        </w:rPr>
                        <w:t xml:space="preserve"> </w:t>
                      </w:r>
                      <w:r w:rsidR="00B81765">
                        <w:rPr>
                          <w:rFonts w:ascii="Times New Roman" w:hAnsi="Times New Roman" w:cs="Times New Roman"/>
                          <w:sz w:val="24"/>
                          <w:szCs w:val="24"/>
                        </w:rPr>
                        <w:t xml:space="preserve">(Insert: </w:t>
                      </w:r>
                      <w:r w:rsidRPr="00F424C5">
                        <w:rPr>
                          <w:rFonts w:ascii="Times New Roman" w:hAnsi="Times New Roman" w:cs="Times New Roman"/>
                          <w:sz w:val="24"/>
                          <w:szCs w:val="24"/>
                        </w:rPr>
                        <w:t>HRTEM image illustrating both ordered and disordered graphitic structures (turbostratic carbon) with Mo nanoparticles embedded within the graphitic matrix. The scale bar is 5 nm</w:t>
                      </w:r>
                      <w:r w:rsidR="00B83A04" w:rsidRPr="00F424C5">
                        <w:rPr>
                          <w:rFonts w:ascii="Times New Roman" w:hAnsi="Times New Roman" w:cs="Times New Roman"/>
                          <w:sz w:val="24"/>
                          <w:szCs w:val="24"/>
                        </w:rPr>
                        <w:t>.</w:t>
                      </w:r>
                      <w:r w:rsidR="00B81765">
                        <w:rPr>
                          <w:rFonts w:ascii="Times New Roman" w:hAnsi="Times New Roman" w:cs="Times New Roman"/>
                          <w:sz w:val="24"/>
                          <w:szCs w:val="24"/>
                        </w:rPr>
                        <w:t>)</w:t>
                      </w:r>
                      <w:r w:rsidRPr="00F424C5">
                        <w:rPr>
                          <w:rFonts w:ascii="Times New Roman" w:hAnsi="Times New Roman" w:cs="Times New Roman"/>
                          <w:sz w:val="24"/>
                          <w:szCs w:val="24"/>
                        </w:rPr>
                        <w:t xml:space="preserve"> </w:t>
                      </w:r>
                      <w:r w:rsidR="00F13C8C" w:rsidRPr="00F424C5">
                        <w:rPr>
                          <w:rFonts w:ascii="Times New Roman" w:hAnsi="Times New Roman" w:cs="Times New Roman"/>
                          <w:sz w:val="24"/>
                          <w:szCs w:val="24"/>
                        </w:rPr>
                        <w:t xml:space="preserve">(c) Mo K-edge XANES of </w:t>
                      </w:r>
                      <w:r w:rsidR="00F13C8C" w:rsidRPr="00F424C5">
                        <w:rPr>
                          <w:rFonts w:ascii="Times New Roman" w:hAnsi="Times New Roman" w:cs="Times New Roman"/>
                          <w:sz w:val="24"/>
                          <w:szCs w:val="24"/>
                          <w:lang w:eastAsia="zh-CN"/>
                        </w:rPr>
                        <w:t>4 and 1 wt. % Mo</w:t>
                      </w:r>
                      <w:r w:rsidR="00F13C8C" w:rsidRPr="00F424C5">
                        <w:rPr>
                          <w:rFonts w:ascii="Times New Roman" w:hAnsi="Times New Roman" w:cs="Times New Roman"/>
                          <w:sz w:val="24"/>
                          <w:szCs w:val="24"/>
                        </w:rPr>
                        <w:t>/C-N, Mo metal powder, MoO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MoO</w:t>
                      </w:r>
                      <w:r w:rsidR="00F13C8C" w:rsidRPr="00F424C5">
                        <w:rPr>
                          <w:rFonts w:ascii="Times New Roman" w:hAnsi="Times New Roman" w:cs="Times New Roman"/>
                          <w:sz w:val="24"/>
                          <w:szCs w:val="24"/>
                          <w:vertAlign w:val="subscript"/>
                        </w:rPr>
                        <w:t>3</w:t>
                      </w:r>
                      <w:r w:rsidR="00F13C8C" w:rsidRPr="00F424C5">
                        <w:rPr>
                          <w:rFonts w:ascii="Times New Roman" w:hAnsi="Times New Roman" w:cs="Times New Roman"/>
                          <w:sz w:val="24"/>
                          <w:szCs w:val="24"/>
                        </w:rPr>
                        <w:t xml:space="preserve"> and Mo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xml:space="preserve">C. (d) Fitting of FT EXAFS spectra of </w:t>
                      </w:r>
                      <w:r w:rsidR="00F13C8C" w:rsidRPr="00F424C5">
                        <w:rPr>
                          <w:rFonts w:ascii="Times New Roman" w:hAnsi="Times New Roman" w:cs="Times New Roman"/>
                          <w:sz w:val="24"/>
                          <w:szCs w:val="24"/>
                          <w:lang w:eastAsia="zh-CN"/>
                        </w:rPr>
                        <w:t>4 wt. % Mo</w:t>
                      </w:r>
                      <w:r w:rsidR="00F13C8C" w:rsidRPr="00F424C5">
                        <w:rPr>
                          <w:rFonts w:ascii="Times New Roman" w:hAnsi="Times New Roman" w:cs="Times New Roman"/>
                          <w:sz w:val="24"/>
                          <w:szCs w:val="24"/>
                        </w:rPr>
                        <w:t>/C-N</w:t>
                      </w:r>
                      <w:r w:rsidR="00F13C8C" w:rsidRPr="00801C5E">
                        <w:rPr>
                          <w:rFonts w:ascii="Times New Roman" w:hAnsi="Times New Roman" w:cs="Times New Roman"/>
                          <w:sz w:val="24"/>
                          <w:szCs w:val="24"/>
                        </w:rPr>
                        <w:t>.</w:t>
                      </w:r>
                    </w:p>
                  </w:txbxContent>
                </v:textbox>
                <w10:anchorlock/>
              </v:shape>
            </w:pict>
          </mc:Fallback>
        </mc:AlternateContent>
      </w:r>
    </w:p>
    <w:p w14:paraId="60F6090C" w14:textId="6C308129" w:rsidR="001F7B85" w:rsidRDefault="001F7B85" w:rsidP="001F7B85">
      <w:pPr>
        <w:spacing w:line="360" w:lineRule="auto"/>
        <w:ind w:firstLine="360"/>
        <w:jc w:val="both"/>
        <w:rPr>
          <w:rFonts w:ascii="Times New Roman" w:hAnsi="Times New Roman" w:cs="Times New Roman"/>
        </w:rPr>
      </w:pPr>
      <w:r w:rsidRPr="000B62A9">
        <w:rPr>
          <w:rFonts w:ascii="Times New Roman" w:hAnsi="Times New Roman" w:cs="Times New Roman"/>
        </w:rPr>
        <w:lastRenderedPageBreak/>
        <w:t>To probe the local coordination structure and electronic state of Mo in the Mo</w:t>
      </w:r>
      <w:r>
        <w:rPr>
          <w:rFonts w:ascii="Times New Roman" w:hAnsi="Times New Roman" w:cs="Times New Roman"/>
        </w:rPr>
        <w:t>-</w:t>
      </w:r>
      <w:r w:rsidRPr="000B62A9">
        <w:rPr>
          <w:rFonts w:ascii="Times New Roman" w:hAnsi="Times New Roman" w:cs="Times New Roman"/>
        </w:rPr>
        <w:t xml:space="preserve">N/C catalyst with a total metal loading of 4 </w:t>
      </w:r>
      <w:proofErr w:type="spellStart"/>
      <w:r w:rsidRPr="000B62A9">
        <w:rPr>
          <w:rFonts w:ascii="Times New Roman" w:hAnsi="Times New Roman" w:cs="Times New Roman"/>
        </w:rPr>
        <w:t>wt</w:t>
      </w:r>
      <w:proofErr w:type="spellEnd"/>
      <w:r w:rsidRPr="000B62A9">
        <w:rPr>
          <w:rFonts w:ascii="Times New Roman" w:hAnsi="Times New Roman" w:cs="Times New Roman"/>
        </w:rPr>
        <w:t xml:space="preserve">%, Mo K-edge </w:t>
      </w:r>
      <w:r>
        <w:rPr>
          <w:rFonts w:ascii="Times New Roman" w:hAnsi="Times New Roman" w:cs="Times New Roman"/>
        </w:rPr>
        <w:t>X-ray absorption spectroscopy (</w:t>
      </w:r>
      <w:r w:rsidRPr="000B62A9">
        <w:rPr>
          <w:rFonts w:ascii="Times New Roman" w:hAnsi="Times New Roman" w:cs="Times New Roman"/>
        </w:rPr>
        <w:t>XAS</w:t>
      </w:r>
      <w:r>
        <w:rPr>
          <w:rFonts w:ascii="Times New Roman" w:hAnsi="Times New Roman" w:cs="Times New Roman"/>
        </w:rPr>
        <w:t>)</w:t>
      </w:r>
      <w:r w:rsidRPr="000B62A9">
        <w:rPr>
          <w:rFonts w:ascii="Times New Roman" w:hAnsi="Times New Roman" w:cs="Times New Roman"/>
        </w:rPr>
        <w:t xml:space="preserve"> was performed using Mo foil (Mo</w:t>
      </w:r>
      <w:r w:rsidRPr="00AF2EF6">
        <w:rPr>
          <w:rFonts w:ascii="Times New Roman" w:hAnsi="Times New Roman" w:cs="Times New Roman"/>
          <w:vertAlign w:val="superscript"/>
        </w:rPr>
        <w:t>0</w:t>
      </w:r>
      <w:r w:rsidRPr="000B62A9">
        <w:rPr>
          <w:rFonts w:ascii="Times New Roman" w:hAnsi="Times New Roman" w:cs="Times New Roman"/>
        </w:rPr>
        <w:t>), MoO</w:t>
      </w:r>
      <w:r w:rsidRPr="008A1C6F">
        <w:rPr>
          <w:rFonts w:ascii="Times New Roman" w:hAnsi="Times New Roman" w:cs="Times New Roman"/>
          <w:vertAlign w:val="subscript"/>
        </w:rPr>
        <w:t>2</w:t>
      </w:r>
      <w:r w:rsidRPr="000B62A9">
        <w:rPr>
          <w:rFonts w:ascii="Times New Roman" w:hAnsi="Times New Roman" w:cs="Times New Roman"/>
        </w:rPr>
        <w:t xml:space="preserve"> (Mo</w:t>
      </w:r>
      <w:r w:rsidRPr="00AF2EF6">
        <w:rPr>
          <w:rFonts w:ascii="Times New Roman" w:hAnsi="Times New Roman" w:cs="Times New Roman"/>
          <w:vertAlign w:val="superscript"/>
        </w:rPr>
        <w:t>4+</w:t>
      </w:r>
      <w:r w:rsidRPr="000B62A9">
        <w:rPr>
          <w:rFonts w:ascii="Times New Roman" w:hAnsi="Times New Roman" w:cs="Times New Roman"/>
        </w:rPr>
        <w:t>), and MoO</w:t>
      </w:r>
      <w:r w:rsidRPr="00AF2EF6">
        <w:rPr>
          <w:rFonts w:ascii="Times New Roman" w:hAnsi="Times New Roman" w:cs="Times New Roman"/>
          <w:vertAlign w:val="subscript"/>
        </w:rPr>
        <w:t>3</w:t>
      </w:r>
      <w:r w:rsidRPr="000B62A9">
        <w:rPr>
          <w:rFonts w:ascii="Times New Roman" w:hAnsi="Times New Roman" w:cs="Times New Roman"/>
        </w:rPr>
        <w:t xml:space="preserve"> (Mo</w:t>
      </w:r>
      <w:r w:rsidRPr="00AF2EF6">
        <w:rPr>
          <w:rFonts w:ascii="Times New Roman" w:hAnsi="Times New Roman" w:cs="Times New Roman"/>
          <w:vertAlign w:val="superscript"/>
        </w:rPr>
        <w:t>6+</w:t>
      </w:r>
      <w:r w:rsidRPr="000B62A9">
        <w:rPr>
          <w:rFonts w:ascii="Times New Roman" w:hAnsi="Times New Roman" w:cs="Times New Roman"/>
        </w:rPr>
        <w:t>) as reference materials. A Mo</w:t>
      </w:r>
      <w:r>
        <w:rPr>
          <w:rFonts w:ascii="Times New Roman" w:hAnsi="Times New Roman" w:cs="Times New Roman"/>
        </w:rPr>
        <w:t>-</w:t>
      </w:r>
      <w:r w:rsidRPr="000B62A9">
        <w:rPr>
          <w:rFonts w:ascii="Times New Roman" w:hAnsi="Times New Roman" w:cs="Times New Roman"/>
        </w:rPr>
        <w:t xml:space="preserve">N/C sample with a lower metal loading (1 </w:t>
      </w:r>
      <w:proofErr w:type="spellStart"/>
      <w:r w:rsidRPr="000B62A9">
        <w:rPr>
          <w:rFonts w:ascii="Times New Roman" w:hAnsi="Times New Roman" w:cs="Times New Roman"/>
        </w:rPr>
        <w:t>wt</w:t>
      </w:r>
      <w:proofErr w:type="spellEnd"/>
      <w:r w:rsidRPr="000B62A9">
        <w:rPr>
          <w:rFonts w:ascii="Times New Roman" w:hAnsi="Times New Roman" w:cs="Times New Roman"/>
        </w:rPr>
        <w:t>%) was also examined to evaluate how variations in Mo loading affect the local atomic environment and catalytic behavior, as discussed in the electrochemical section.</w:t>
      </w:r>
      <w:r>
        <w:rPr>
          <w:rFonts w:ascii="Times New Roman" w:hAnsi="Times New Roman" w:cs="Times New Roman"/>
        </w:rPr>
        <w:t xml:space="preserve"> </w:t>
      </w:r>
      <w:r w:rsidRPr="000B62A9">
        <w:rPr>
          <w:rFonts w:ascii="Times New Roman" w:hAnsi="Times New Roman" w:cs="Times New Roman"/>
        </w:rPr>
        <w:t xml:space="preserve">As shown in </w:t>
      </w:r>
      <w:r w:rsidRPr="00690CDA">
        <w:rPr>
          <w:rFonts w:ascii="Times New Roman" w:hAnsi="Times New Roman" w:cs="Times New Roman"/>
          <w:b/>
          <w:bCs/>
        </w:rPr>
        <w:t>Figure 2d</w:t>
      </w:r>
      <w:r w:rsidRPr="000B62A9">
        <w:rPr>
          <w:rFonts w:ascii="Times New Roman" w:hAnsi="Times New Roman" w:cs="Times New Roman"/>
        </w:rPr>
        <w:t xml:space="preserve">, XANES spectra of both 4 and 1 </w:t>
      </w:r>
      <w:proofErr w:type="spellStart"/>
      <w:r w:rsidRPr="000B62A9">
        <w:rPr>
          <w:rFonts w:ascii="Times New Roman" w:hAnsi="Times New Roman" w:cs="Times New Roman"/>
        </w:rPr>
        <w:t>wt</w:t>
      </w:r>
      <w:proofErr w:type="spellEnd"/>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exhibit edge positions close to that of metallic Mo foil and slightly shifted to higher energy, while remaining at significantly lower energies than those of MoO</w:t>
      </w:r>
      <w:r w:rsidRPr="00AF2EF6">
        <w:rPr>
          <w:rFonts w:ascii="Times New Roman" w:hAnsi="Times New Roman" w:cs="Times New Roman"/>
          <w:vertAlign w:val="subscript"/>
        </w:rPr>
        <w:t>2</w:t>
      </w:r>
      <w:r w:rsidRPr="000B62A9">
        <w:rPr>
          <w:rFonts w:ascii="Times New Roman" w:hAnsi="Times New Roman" w:cs="Times New Roman"/>
        </w:rPr>
        <w:t xml:space="preserve"> and MoO</w:t>
      </w:r>
      <w:r w:rsidRPr="00AF2EF6">
        <w:rPr>
          <w:rFonts w:ascii="Times New Roman" w:hAnsi="Times New Roman" w:cs="Times New Roman"/>
          <w:vertAlign w:val="subscript"/>
        </w:rPr>
        <w:t>3</w:t>
      </w:r>
      <w:r w:rsidRPr="000B62A9">
        <w:rPr>
          <w:rFonts w:ascii="Times New Roman" w:hAnsi="Times New Roman" w:cs="Times New Roman"/>
        </w:rPr>
        <w:t xml:space="preserve">. The edge position </w:t>
      </w:r>
      <w:r w:rsidR="00CB73C6">
        <w:rPr>
          <w:rFonts w:ascii="Times New Roman" w:hAnsi="Times New Roman" w:cs="Times New Roman"/>
        </w:rPr>
        <w:t>wa</w:t>
      </w:r>
      <w:r w:rsidRPr="000B62A9">
        <w:rPr>
          <w:rFonts w:ascii="Times New Roman" w:hAnsi="Times New Roman" w:cs="Times New Roman"/>
        </w:rPr>
        <w:t>s also marginally lower than that of Mo</w:t>
      </w:r>
      <w:r w:rsidRPr="00AF2EF6">
        <w:rPr>
          <w:rFonts w:ascii="Times New Roman" w:hAnsi="Times New Roman" w:cs="Times New Roman"/>
          <w:vertAlign w:val="subscript"/>
        </w:rPr>
        <w:t>2</w:t>
      </w:r>
      <w:r w:rsidRPr="000B62A9">
        <w:rPr>
          <w:rFonts w:ascii="Times New Roman" w:hAnsi="Times New Roman" w:cs="Times New Roman"/>
        </w:rPr>
        <w:t>C (Mo</w:t>
      </w:r>
      <w:r w:rsidRPr="00AF2EF6">
        <w:rPr>
          <w:rFonts w:ascii="Times New Roman" w:hAnsi="Times New Roman" w:cs="Times New Roman"/>
          <w:vertAlign w:val="superscript"/>
        </w:rPr>
        <w:t>4+</w:t>
      </w:r>
      <w:r w:rsidRPr="000B62A9">
        <w:rPr>
          <w:rFonts w:ascii="Times New Roman" w:hAnsi="Times New Roman" w:cs="Times New Roman"/>
        </w:rPr>
        <w:t>), indicating that Mo in Mo</w:t>
      </w:r>
      <w:r>
        <w:rPr>
          <w:rFonts w:ascii="Times New Roman" w:hAnsi="Times New Roman" w:cs="Times New Roman"/>
        </w:rPr>
        <w:t>-</w:t>
      </w:r>
      <w:r w:rsidRPr="000B62A9">
        <w:rPr>
          <w:rFonts w:ascii="Times New Roman" w:hAnsi="Times New Roman" w:cs="Times New Roman"/>
        </w:rPr>
        <w:t>N/C exist</w:t>
      </w:r>
      <w:r w:rsidR="00CB73C6">
        <w:rPr>
          <w:rFonts w:ascii="Times New Roman" w:hAnsi="Times New Roman" w:cs="Times New Roman"/>
        </w:rPr>
        <w:t>ed</w:t>
      </w:r>
      <w:r w:rsidRPr="000B62A9">
        <w:rPr>
          <w:rFonts w:ascii="Times New Roman" w:hAnsi="Times New Roman" w:cs="Times New Roman"/>
        </w:rPr>
        <w:t xml:space="preserve"> in a reduced electronic state.</w:t>
      </w:r>
      <w:hyperlink w:anchor="_ENREF_24" w:tooltip="Svyazhin, 2022 #6"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&lt;EndNote&gt;&lt;Cite&gt;&lt;Author&gt;Svyazhin&lt;/Author&gt;&lt;Year&gt;2022&lt;/Year&gt;&lt;RecNum&gt;6&lt;/RecNum&gt;&lt;DisplayText&gt;&lt;style face="superscript"&gt;24&lt;/style&gt;&lt;/DisplayText&gt;&lt;record&gt;&lt;rec-number&gt;6&lt;/rec-number&gt;&lt;foreign-keys&gt;&lt;key app="EN" db-id="595e2529bd0eznezrp9xsef4vzvtrpded9zd" timestamp="1769185150"&gt;6&lt;/key&gt;&lt;/foreign-keys&gt;&lt;ref-type name="Journal Article"&gt;17&lt;/ref-type&gt;&lt;contributors&gt;&lt;authors&gt;&lt;author&gt;Svyazhin, Artem&lt;/author&gt;&lt;author&gt;Nalbandyan, Vladimir&lt;/author&gt;&lt;author&gt;Rovezzi, Mauro&lt;/author&gt;&lt;author&gt;Chumakova, Aleksandra&lt;/author&gt;&lt;author&gt;Detlefs, Blanka&lt;/author&gt;&lt;author&gt;Guda, Alexander A.&lt;/author&gt;&lt;author&gt;Santambrogio, Alessandro&lt;/author&gt;&lt;author&gt;Manceau, Alain&lt;/author&gt;&lt;author&gt;Glatzel, Pieter&lt;/author&gt;&lt;/authors&gt;&lt;/contributors&gt;&lt;titles&gt;&lt;title&gt;Chemical Information in the L3 X-ray Absorption Spectra of Molybdenum Compounds by High-Energy-Resolution Detection and Density Functional Theory&lt;/title&gt;&lt;secondary-title&gt;Inorganic Chemistry&lt;/secondary-title&gt;&lt;/titles&gt;&lt;periodical&gt;&lt;full-title&gt;Inorganic Chemistry&lt;/full-title&gt;&lt;/periodical&gt;&lt;pages&gt;869-881&lt;/pages&gt;&lt;volume&gt;61&lt;/volume&gt;&lt;number&gt;2&lt;/number&gt;&lt;dates&gt;&lt;year&gt;2022&lt;/year&gt;&lt;pub-dates&gt;&lt;date&gt;2022/01/17&lt;/date&gt;&lt;/pub-dates&gt;&lt;/dates&gt;&lt;publisher&gt;American Chemical Society&lt;/publisher&gt;&lt;isbn&gt;0020-1669&lt;/isbn&gt;&lt;urls&gt;&lt;related-urls&gt;&lt;url&gt;https://doi.org/10.1021/acs.inorgchem.1c02600&lt;/url&gt;&lt;/related-urls&gt;&lt;/urls&gt;&lt;electronic-resource-num&gt;10.1021/acs.inorgchem.1c02600&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24</w:t>
        </w:r>
        <w:r w:rsidR="009C3555">
          <w:rPr>
            <w:rFonts w:ascii="Times New Roman" w:hAnsi="Times New Roman" w:cs="Times New Roman"/>
          </w:rPr>
          <w:fldChar w:fldCharType="end"/>
        </w:r>
      </w:hyperlink>
      <w:r w:rsidRPr="000B62A9">
        <w:rPr>
          <w:rFonts w:ascii="Times New Roman" w:hAnsi="Times New Roman" w:cs="Times New Roman"/>
        </w:rPr>
        <w:t xml:space="preserve"> These features indicate</w:t>
      </w:r>
      <w:r w:rsidR="00CB73C6">
        <w:rPr>
          <w:rFonts w:ascii="Times New Roman" w:hAnsi="Times New Roman" w:cs="Times New Roman"/>
        </w:rPr>
        <w:t>d</w:t>
      </w:r>
      <w:r w:rsidRPr="000B62A9">
        <w:rPr>
          <w:rFonts w:ascii="Times New Roman" w:hAnsi="Times New Roman" w:cs="Times New Roman"/>
        </w:rPr>
        <w:t xml:space="preserve"> a mixed-valence configuration between Mo</w:t>
      </w:r>
      <w:r w:rsidRPr="002341C6">
        <w:rPr>
          <w:rFonts w:ascii="Times New Roman" w:hAnsi="Times New Roman" w:cs="Times New Roman"/>
          <w:vertAlign w:val="superscript"/>
        </w:rPr>
        <w:t>0</w:t>
      </w:r>
      <w:r w:rsidRPr="000B62A9">
        <w:rPr>
          <w:rFonts w:ascii="Times New Roman" w:hAnsi="Times New Roman" w:cs="Times New Roman"/>
        </w:rPr>
        <w:t xml:space="preserve"> and Mo</w:t>
      </w:r>
      <w:r w:rsidRPr="002341C6">
        <w:rPr>
          <w:rFonts w:ascii="Times New Roman" w:hAnsi="Times New Roman" w:cs="Times New Roman"/>
          <w:vertAlign w:val="superscript"/>
        </w:rPr>
        <w:t>4+</w:t>
      </w:r>
      <w:r w:rsidRPr="000B62A9">
        <w:rPr>
          <w:rFonts w:ascii="Times New Roman" w:hAnsi="Times New Roman" w:cs="Times New Roman"/>
        </w:rPr>
        <w:t>, with Mo</w:t>
      </w:r>
      <w:r w:rsidRPr="002341C6">
        <w:rPr>
          <w:rFonts w:ascii="Times New Roman" w:hAnsi="Times New Roman" w:cs="Times New Roman"/>
          <w:vertAlign w:val="superscript"/>
        </w:rPr>
        <w:t>4+</w:t>
      </w:r>
      <w:r w:rsidRPr="000B62A9">
        <w:rPr>
          <w:rFonts w:ascii="Times New Roman" w:hAnsi="Times New Roman" w:cs="Times New Roman"/>
        </w:rPr>
        <w:t xml:space="preserve"> as the </w:t>
      </w:r>
      <w:r>
        <w:rPr>
          <w:rFonts w:ascii="Times New Roman" w:hAnsi="Times New Roman" w:cs="Times New Roman"/>
        </w:rPr>
        <w:t>major</w:t>
      </w:r>
      <w:r w:rsidRPr="000B62A9">
        <w:rPr>
          <w:rFonts w:ascii="Times New Roman" w:hAnsi="Times New Roman" w:cs="Times New Roman"/>
        </w:rPr>
        <w:t xml:space="preserve"> oxidation state. This assignment </w:t>
      </w:r>
      <w:r w:rsidR="00CB73C6">
        <w:rPr>
          <w:rFonts w:ascii="Times New Roman" w:hAnsi="Times New Roman" w:cs="Times New Roman"/>
        </w:rPr>
        <w:t>was</w:t>
      </w:r>
      <w:r w:rsidRPr="000B62A9">
        <w:rPr>
          <w:rFonts w:ascii="Times New Roman" w:hAnsi="Times New Roman" w:cs="Times New Roman"/>
        </w:rPr>
        <w:t xml:space="preserve"> consistent with XPS analysis</w:t>
      </w:r>
      <w:r>
        <w:rPr>
          <w:rFonts w:ascii="Times New Roman" w:hAnsi="Times New Roman" w:cs="Times New Roman"/>
        </w:rPr>
        <w:t xml:space="preserve"> (</w:t>
      </w:r>
      <w:r w:rsidRPr="002341C6">
        <w:rPr>
          <w:rFonts w:ascii="Times New Roman" w:hAnsi="Times New Roman" w:cs="Times New Roman"/>
          <w:b/>
          <w:bCs/>
        </w:rPr>
        <w:t>Figure</w:t>
      </w:r>
      <w:r>
        <w:rPr>
          <w:rFonts w:ascii="Times New Roman" w:hAnsi="Times New Roman" w:cs="Times New Roman"/>
          <w:b/>
          <w:bCs/>
        </w:rPr>
        <w:t>s</w:t>
      </w:r>
      <w:r w:rsidRPr="002341C6">
        <w:rPr>
          <w:rFonts w:ascii="Times New Roman" w:hAnsi="Times New Roman" w:cs="Times New Roman"/>
          <w:b/>
          <w:bCs/>
        </w:rPr>
        <w:t xml:space="preserve"> S8</w:t>
      </w:r>
      <w:r>
        <w:rPr>
          <w:rFonts w:ascii="Times New Roman" w:hAnsi="Times New Roman" w:cs="Times New Roman"/>
          <w:b/>
          <w:bCs/>
        </w:rPr>
        <w:t>a and S8c</w:t>
      </w:r>
      <w:r>
        <w:rPr>
          <w:rFonts w:ascii="Times New Roman" w:hAnsi="Times New Roman" w:cs="Times New Roman"/>
        </w:rPr>
        <w:t>)</w:t>
      </w:r>
      <w:r w:rsidRPr="000B62A9">
        <w:rPr>
          <w:rFonts w:ascii="Times New Roman" w:hAnsi="Times New Roman" w:cs="Times New Roman"/>
        </w:rPr>
        <w:t>, which reveals Mo 3d binding energies corresponding to Mo</w:t>
      </w:r>
      <w:r w:rsidRPr="00AF2EF6">
        <w:rPr>
          <w:rFonts w:ascii="Times New Roman" w:hAnsi="Times New Roman" w:cs="Times New Roman"/>
          <w:vertAlign w:val="superscript"/>
        </w:rPr>
        <w:t>0</w:t>
      </w:r>
      <w:r w:rsidRPr="000B62A9">
        <w:rPr>
          <w:rFonts w:ascii="Times New Roman" w:hAnsi="Times New Roman" w:cs="Times New Roman"/>
        </w:rPr>
        <w:t xml:space="preserve"> (228.1 eV, 45%) and Mo</w:t>
      </w:r>
      <w:r w:rsidRPr="00AF2EF6">
        <w:rPr>
          <w:rFonts w:ascii="Times New Roman" w:hAnsi="Times New Roman" w:cs="Times New Roman"/>
          <w:vertAlign w:val="superscript"/>
        </w:rPr>
        <w:t>4+</w:t>
      </w:r>
      <w:r w:rsidRPr="000B62A9">
        <w:rPr>
          <w:rFonts w:ascii="Times New Roman" w:hAnsi="Times New Roman" w:cs="Times New Roman"/>
        </w:rPr>
        <w:t xml:space="preserve"> (232.4 eV, 55%).</w:t>
      </w:r>
      <w:hyperlink w:anchor="_ENREF_25" w:tooltip="Lv, 2021 #7"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&lt;EndNote&gt;&lt;Cite&gt;&lt;Author&gt;Lv&lt;/Author&gt;&lt;Year&gt;2021&lt;/Year&gt;&lt;RecNum&gt;7&lt;/RecNum&gt;&lt;DisplayText&gt;&lt;style face="superscript"&gt;25&lt;/style&gt;&lt;/DisplayText&gt;&lt;record&gt;&lt;rec-number&gt;7&lt;/rec-number&gt;&lt;foreign-keys&gt;&lt;key app="EN" db-id="595e2529bd0eznezrp9xsef4vzvtrpded9zd" timestamp="1769185284"&gt;7&lt;/key&gt;&lt;/foreign-keys&gt;&lt;ref-type name="Journal Article"&gt;17&lt;/ref-type&gt;&lt;contributors&gt;&lt;authors&gt;&lt;author&gt;Lv, Xian-Wei&lt;/author&gt;&lt;author&gt;Liu, Xiao-Lu&lt;/author&gt;&lt;author&gt;Suo, Yu-Jun&lt;/author&gt;&lt;author&gt;Liu, Yu-Ping&lt;/author&gt;&lt;author&gt;Yuan, Zhong-Yong&lt;/author&gt;&lt;/authors&gt;&lt;/contributors&gt;&lt;titles&gt;&lt;title&gt;Identifying the Dominant Role of Pyridinic-N–Mo Bonding in Synergistic Electrocatalysis for Ambient Nitrogen Reduction&lt;/title&gt;&lt;secondary-title&gt;ACS Nano&lt;/secondary-title&gt;&lt;/titles&gt;&lt;periodical&gt;&lt;full-title&gt;ACS Nano&lt;/full-title&gt;&lt;/periodical&gt;&lt;pages&gt;12109-12118&lt;/pages&gt;&lt;volume&gt;15&lt;/volume&gt;&lt;number&gt;7&lt;/number&gt;&lt;dates&gt;&lt;year&gt;2021&lt;/year&gt;&lt;pub-dates&gt;&lt;date&gt;2021/07/27&lt;/date&gt;&lt;/pub-dates&gt;&lt;/dates&gt;&lt;publisher&gt;American Chemical Society&lt;/publisher&gt;&lt;isbn&gt;1936-0851&lt;/isbn&gt;&lt;urls&gt;&lt;related-urls&gt;&lt;url&gt;https://doi.org/10.1021/acsnano.1c03465&lt;/url&gt;&lt;/related-urls&gt;&lt;/urls&gt;&lt;electronic-resource-num&gt;10.1021/acsnano.1c03465&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25</w:t>
        </w:r>
        <w:r w:rsidR="009C3555">
          <w:rPr>
            <w:rFonts w:ascii="Times New Roman" w:hAnsi="Times New Roman" w:cs="Times New Roman"/>
          </w:rPr>
          <w:fldChar w:fldCharType="end"/>
        </w:r>
      </w:hyperlink>
      <w:r>
        <w:rPr>
          <w:rFonts w:ascii="Times New Roman" w:hAnsi="Times New Roman" w:cs="Times New Roman"/>
        </w:rPr>
        <w:t xml:space="preserve"> </w:t>
      </w:r>
      <w:r w:rsidRPr="000B62A9">
        <w:rPr>
          <w:rFonts w:ascii="Times New Roman" w:hAnsi="Times New Roman" w:cs="Times New Roman"/>
        </w:rPr>
        <w:t>Fourier-transformed extended X-ray absorption fine structure (FT-EXAFS) analysis provide</w:t>
      </w:r>
      <w:r w:rsidR="00CB73C6">
        <w:rPr>
          <w:rFonts w:ascii="Times New Roman" w:hAnsi="Times New Roman" w:cs="Times New Roman"/>
        </w:rPr>
        <w:t>d</w:t>
      </w:r>
      <w:r w:rsidRPr="000B62A9">
        <w:rPr>
          <w:rFonts w:ascii="Times New Roman" w:hAnsi="Times New Roman" w:cs="Times New Roman"/>
        </w:rPr>
        <w:t xml:space="preserve"> further insight into the local atomic structure. As shown in </w:t>
      </w:r>
      <w:r w:rsidRPr="00690CDA">
        <w:rPr>
          <w:rFonts w:ascii="Times New Roman" w:hAnsi="Times New Roman" w:cs="Times New Roman"/>
          <w:b/>
          <w:bCs/>
        </w:rPr>
        <w:t>Figure S</w:t>
      </w:r>
      <w:r>
        <w:rPr>
          <w:rFonts w:ascii="Times New Roman" w:hAnsi="Times New Roman" w:cs="Times New Roman"/>
          <w:b/>
          <w:bCs/>
        </w:rPr>
        <w:t>9</w:t>
      </w:r>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exhibit</w:t>
      </w:r>
      <w:r w:rsidR="00CB73C6">
        <w:rPr>
          <w:rFonts w:ascii="Times New Roman" w:hAnsi="Times New Roman" w:cs="Times New Roman"/>
        </w:rPr>
        <w:t>ed</w:t>
      </w:r>
      <w:r w:rsidRPr="000B62A9">
        <w:rPr>
          <w:rFonts w:ascii="Times New Roman" w:hAnsi="Times New Roman" w:cs="Times New Roman"/>
        </w:rPr>
        <w:t xml:space="preserve"> a pronounced peak at 2.60 Å, attributed to Mo</w:t>
      </w:r>
      <w:r>
        <w:rPr>
          <w:rFonts w:ascii="Times New Roman" w:hAnsi="Times New Roman" w:cs="Times New Roman"/>
        </w:rPr>
        <w:t>-</w:t>
      </w:r>
      <w:r w:rsidRPr="000B62A9">
        <w:rPr>
          <w:rFonts w:ascii="Times New Roman" w:hAnsi="Times New Roman" w:cs="Times New Roman"/>
        </w:rPr>
        <w:t>Mo coordination, confirming the presence of ultrasmall Mo nanoparticles. Additional peaks at 1.46 Å and 1.11 Å correspond</w:t>
      </w:r>
      <w:r w:rsidR="00CB73C6">
        <w:rPr>
          <w:rFonts w:ascii="Times New Roman" w:hAnsi="Times New Roman" w:cs="Times New Roman"/>
        </w:rPr>
        <w:t>ed</w:t>
      </w:r>
      <w:r w:rsidRPr="000B62A9">
        <w:rPr>
          <w:rFonts w:ascii="Times New Roman" w:hAnsi="Times New Roman" w:cs="Times New Roman"/>
        </w:rPr>
        <w:t xml:space="preserve"> to Mo</w:t>
      </w:r>
      <w:r>
        <w:rPr>
          <w:rFonts w:ascii="Times New Roman" w:hAnsi="Times New Roman" w:cs="Times New Roman"/>
        </w:rPr>
        <w:t>-</w:t>
      </w:r>
      <w:r w:rsidRPr="000B62A9">
        <w:rPr>
          <w:rFonts w:ascii="Times New Roman" w:hAnsi="Times New Roman" w:cs="Times New Roman"/>
        </w:rPr>
        <w:t>C and Mo</w:t>
      </w:r>
      <w:r>
        <w:rPr>
          <w:rFonts w:ascii="Times New Roman" w:hAnsi="Times New Roman" w:cs="Times New Roman"/>
        </w:rPr>
        <w:t>-</w:t>
      </w:r>
      <w:r w:rsidRPr="000B62A9">
        <w:rPr>
          <w:rFonts w:ascii="Times New Roman" w:hAnsi="Times New Roman" w:cs="Times New Roman"/>
        </w:rPr>
        <w:t>N coordination, respectively, indicating the coexistence of atomically dispersed Mo species anchored within the nitrogen-doped carbon matrix.</w:t>
      </w:r>
      <w:r>
        <w:rPr>
          <w:rFonts w:ascii="Times New Roman" w:hAnsi="Times New Roman" w:cs="Times New Roman"/>
        </w:rPr>
        <w:fldChar w:fldCharType="begin">
          <w:fldData xml:space="preserve">PEVuZE5vdGU+PENpdGU+PEF1dGhvcj5XaGFydG9uPC9BdXRob3I+PFllYXI+MjAwMzwvWWVhcj48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PEVuZE5vdGU+PENpdGU+PEF1dGhvcj5XaGFydG9uPC9BdXRob3I+PFllYXI+MjAwMzwvWWVhcj48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hyperlink w:anchor="_ENREF_26" w:tooltip="Wharton, 2003 #8" w:history="1">
        <w:r w:rsidR="009C3555" w:rsidRPr="009C3555">
          <w:rPr>
            <w:rFonts w:ascii="Times New Roman" w:hAnsi="Times New Roman" w:cs="Times New Roman"/>
            <w:noProof/>
            <w:vertAlign w:val="superscript"/>
          </w:rPr>
          <w:t>26</w:t>
        </w:r>
      </w:hyperlink>
      <w:r w:rsidR="009C3555" w:rsidRPr="009C3555">
        <w:rPr>
          <w:rFonts w:ascii="Times New Roman" w:hAnsi="Times New Roman" w:cs="Times New Roman"/>
          <w:noProof/>
          <w:vertAlign w:val="superscript"/>
        </w:rPr>
        <w:t xml:space="preserve">, </w:t>
      </w:r>
      <w:hyperlink w:anchor="_ENREF_27" w:tooltip="Savinelli, 2010 #9" w:history="1">
        <w:r w:rsidR="009C3555" w:rsidRPr="009C3555">
          <w:rPr>
            <w:rFonts w:ascii="Times New Roman" w:hAnsi="Times New Roman" w:cs="Times New Roman"/>
            <w:noProof/>
            <w:vertAlign w:val="superscript"/>
          </w:rPr>
          <w:t>27</w:t>
        </w:r>
      </w:hyperlink>
      <w:r>
        <w:rPr>
          <w:rFonts w:ascii="Times New Roman" w:hAnsi="Times New Roman" w:cs="Times New Roman"/>
        </w:rPr>
        <w:fldChar w:fldCharType="end"/>
      </w:r>
      <w:r w:rsidRPr="000B62A9">
        <w:rPr>
          <w:rFonts w:ascii="Times New Roman" w:hAnsi="Times New Roman" w:cs="Times New Roman"/>
        </w:rPr>
        <w:t xml:space="preserve"> Quantitative fitting of the EXAFS R-space spectra (</w:t>
      </w:r>
      <w:r w:rsidRPr="00690CDA">
        <w:rPr>
          <w:rFonts w:ascii="Times New Roman" w:hAnsi="Times New Roman" w:cs="Times New Roman"/>
          <w:b/>
          <w:bCs/>
        </w:rPr>
        <w:t>Figures 2d and S</w:t>
      </w:r>
      <w:r>
        <w:rPr>
          <w:rFonts w:ascii="Times New Roman" w:hAnsi="Times New Roman" w:cs="Times New Roman"/>
          <w:b/>
          <w:bCs/>
        </w:rPr>
        <w:t>10</w:t>
      </w:r>
      <w:r w:rsidRPr="000B62A9">
        <w:rPr>
          <w:rFonts w:ascii="Times New Roman" w:hAnsi="Times New Roman" w:cs="Times New Roman"/>
        </w:rPr>
        <w:t>) yield</w:t>
      </w:r>
      <w:r w:rsidR="00CB73C6">
        <w:rPr>
          <w:rFonts w:ascii="Times New Roman" w:hAnsi="Times New Roman" w:cs="Times New Roman"/>
        </w:rPr>
        <w:t>ed</w:t>
      </w:r>
      <w:r w:rsidRPr="000B62A9">
        <w:rPr>
          <w:rFonts w:ascii="Times New Roman" w:hAnsi="Times New Roman" w:cs="Times New Roman"/>
        </w:rPr>
        <w:t xml:space="preserve"> low R-factors of 0.011 and 0.025 for the 4 and 1 </w:t>
      </w:r>
      <w:proofErr w:type="spellStart"/>
      <w:r w:rsidRPr="000B62A9">
        <w:rPr>
          <w:rFonts w:ascii="Times New Roman" w:hAnsi="Times New Roman" w:cs="Times New Roman"/>
        </w:rPr>
        <w:t>wt</w:t>
      </w:r>
      <w:proofErr w:type="spellEnd"/>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samples, respectively, demonstrating excellent agreement between the experimental data and the proposed structural model (</w:t>
      </w:r>
      <w:r w:rsidRPr="00690CDA">
        <w:rPr>
          <w:rFonts w:ascii="Times New Roman" w:hAnsi="Times New Roman" w:cs="Times New Roman"/>
          <w:b/>
          <w:bCs/>
        </w:rPr>
        <w:t>Table S1</w:t>
      </w:r>
      <w:r w:rsidRPr="000B62A9">
        <w:rPr>
          <w:rFonts w:ascii="Times New Roman" w:hAnsi="Times New Roman" w:cs="Times New Roman"/>
        </w:rPr>
        <w:t>).</w:t>
      </w:r>
      <w:r>
        <w:rPr>
          <w:rFonts w:ascii="Times New Roman" w:hAnsi="Times New Roman" w:cs="Times New Roman"/>
        </w:rPr>
        <w:t xml:space="preserve"> </w:t>
      </w:r>
      <w:r w:rsidRPr="000B62A9">
        <w:rPr>
          <w:rFonts w:ascii="Times New Roman" w:hAnsi="Times New Roman" w:cs="Times New Roman"/>
        </w:rPr>
        <w:t>XPS analysis (</w:t>
      </w:r>
      <w:r w:rsidRPr="00690CDA">
        <w:rPr>
          <w:rFonts w:ascii="Times New Roman" w:hAnsi="Times New Roman" w:cs="Times New Roman"/>
          <w:b/>
          <w:bCs/>
        </w:rPr>
        <w:t>Figure S</w:t>
      </w:r>
      <w:r>
        <w:rPr>
          <w:rFonts w:ascii="Times New Roman" w:hAnsi="Times New Roman" w:cs="Times New Roman"/>
          <w:b/>
          <w:bCs/>
        </w:rPr>
        <w:t>11</w:t>
      </w:r>
      <w:r w:rsidRPr="000B62A9">
        <w:rPr>
          <w:rFonts w:ascii="Times New Roman" w:hAnsi="Times New Roman" w:cs="Times New Roman"/>
        </w:rPr>
        <w:t>) further elucidate</w:t>
      </w:r>
      <w:r w:rsidR="00CB73C6">
        <w:rPr>
          <w:rFonts w:ascii="Times New Roman" w:hAnsi="Times New Roman" w:cs="Times New Roman"/>
        </w:rPr>
        <w:t>d</w:t>
      </w:r>
      <w:r w:rsidRPr="000B62A9">
        <w:rPr>
          <w:rFonts w:ascii="Times New Roman" w:hAnsi="Times New Roman" w:cs="Times New Roman"/>
        </w:rPr>
        <w:t xml:space="preserve"> the carbon framework</w:t>
      </w:r>
      <w:r>
        <w:rPr>
          <w:rFonts w:ascii="Times New Roman" w:hAnsi="Times New Roman" w:cs="Times New Roman"/>
        </w:rPr>
        <w:t xml:space="preserve"> in Mo-N/C</w:t>
      </w:r>
      <w:r w:rsidRPr="000B62A9">
        <w:rPr>
          <w:rFonts w:ascii="Times New Roman" w:hAnsi="Times New Roman" w:cs="Times New Roman"/>
        </w:rPr>
        <w:t>. The C 1s spectrum shows peaks at 284.3, 286.1, and 287.3 eV, corresponding to sp</w:t>
      </w:r>
      <w:r w:rsidRPr="00AF2EF6">
        <w:rPr>
          <w:rFonts w:ascii="Times New Roman" w:hAnsi="Times New Roman" w:cs="Times New Roman"/>
          <w:vertAlign w:val="superscript"/>
        </w:rPr>
        <w:t>2</w:t>
      </w:r>
      <w:r w:rsidRPr="000B62A9">
        <w:rPr>
          <w:rFonts w:ascii="Times New Roman" w:hAnsi="Times New Roman" w:cs="Times New Roman"/>
        </w:rPr>
        <w:t xml:space="preserve"> C</w:t>
      </w:r>
      <w:r>
        <w:rPr>
          <w:rFonts w:ascii="Times New Roman" w:hAnsi="Times New Roman" w:cs="Times New Roman"/>
        </w:rPr>
        <w:t>-</w:t>
      </w:r>
      <w:r w:rsidRPr="000B62A9">
        <w:rPr>
          <w:rFonts w:ascii="Times New Roman" w:hAnsi="Times New Roman" w:cs="Times New Roman"/>
        </w:rPr>
        <w:t>C, C</w:t>
      </w:r>
      <w:r>
        <w:rPr>
          <w:rFonts w:ascii="Times New Roman" w:hAnsi="Times New Roman" w:cs="Times New Roman"/>
        </w:rPr>
        <w:t>-</w:t>
      </w:r>
      <w:r w:rsidRPr="000B62A9">
        <w:rPr>
          <w:rFonts w:ascii="Times New Roman" w:hAnsi="Times New Roman" w:cs="Times New Roman"/>
        </w:rPr>
        <w:t>N, and C</w:t>
      </w:r>
      <w:r>
        <w:rPr>
          <w:rFonts w:ascii="Times New Roman" w:hAnsi="Times New Roman" w:cs="Times New Roman"/>
        </w:rPr>
        <w:t>=</w:t>
      </w:r>
      <w:r w:rsidRPr="000B62A9">
        <w:rPr>
          <w:rFonts w:ascii="Times New Roman" w:hAnsi="Times New Roman" w:cs="Times New Roman"/>
        </w:rPr>
        <w:t>O species, respectively, indicating a heteroatom-doped carbon matrix with mixed ordered and disordered graphitic domains.</w:t>
      </w:r>
      <w:hyperlink w:anchor="_ENREF_28" w:tooltip="Fujimoto, 2016 #10"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&lt;EndNote&gt;&lt;Cite&gt;&lt;Author&gt;Fujimoto&lt;/Author&gt;&lt;Year&gt;2016&lt;/Year&gt;&lt;RecNum&gt;10&lt;/RecNum&gt;&lt;DisplayText&gt;&lt;style face="superscript"&gt;28&lt;/style&gt;&lt;/DisplayText&gt;&lt;record&gt;&lt;rec-number&gt;10&lt;/rec-number&gt;&lt;foreign-keys&gt;&lt;key app="EN" db-id="595e2529bd0eznezrp9xsef4vzvtrpded9zd" timestamp="1769185494"&gt;10&lt;/key&gt;&lt;/foreign-keys&gt;&lt;ref-type name="Journal Article"&gt;17&lt;/ref-type&gt;&lt;contributors&gt;&lt;authors&gt;&lt;author&gt;Fujimoto, Ayaka&lt;/author&gt;&lt;author&gt;Yamada, Yasuhiro&lt;/author&gt;&lt;author&gt;Koinuma, Michio&lt;/author&gt;&lt;author&gt;Sato, Satoshi&lt;/author&gt;&lt;/authors&gt;&lt;/contributors&gt;&lt;titles&gt;&lt;title&gt;Origins of sp3C peaks in C1s X-ray Photoelectron Spectra of Carbon Materials&lt;/title&gt;&lt;secondary-title&gt;Analytical Chemistry&lt;/secondary-title&gt;&lt;/titles&gt;&lt;periodical&gt;&lt;full-title&gt;Analytical Chemistry&lt;/full-title&gt;&lt;/periodical&gt;&lt;pages&gt;6110-6114&lt;/pages&gt;&lt;volume&gt;88&lt;/volume&gt;&lt;number&gt;12&lt;/number&gt;&lt;dates&gt;&lt;year&gt;2016&lt;/year&gt;&lt;pub-dates&gt;&lt;date&gt;2016/06/21&lt;/date&gt;&lt;/pub-dates&gt;&lt;/dates&gt;&lt;publisher&gt;American Chemical Society&lt;/publisher&gt;&lt;isbn&gt;0003-2700&lt;/isbn&gt;&lt;urls&gt;&lt;related-urls&gt;&lt;url&gt;https://doi.org/10.1021/acs.analchem.6b01327&lt;/url&gt;&lt;/related-urls&gt;&lt;/urls&gt;&lt;electronic-resource-num&gt;10.1021/acs.analchem.6b01327&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28</w:t>
        </w:r>
        <w:r w:rsidR="009C3555">
          <w:rPr>
            <w:rFonts w:ascii="Times New Roman" w:hAnsi="Times New Roman" w:cs="Times New Roman"/>
          </w:rPr>
          <w:fldChar w:fldCharType="end"/>
        </w:r>
      </w:hyperlink>
      <w:r w:rsidRPr="000B62A9">
        <w:rPr>
          <w:rFonts w:ascii="Times New Roman" w:hAnsi="Times New Roman" w:cs="Times New Roman"/>
        </w:rPr>
        <w:t xml:space="preserve"> </w:t>
      </w:r>
      <w:r w:rsidRPr="004A527C">
        <w:rPr>
          <w:rFonts w:ascii="Times New Roman" w:hAnsi="Times New Roman" w:cs="Times New Roman"/>
        </w:rPr>
        <w:t xml:space="preserve">This </w:t>
      </w:r>
      <w:r w:rsidR="00CB73C6">
        <w:rPr>
          <w:rFonts w:ascii="Times New Roman" w:hAnsi="Times New Roman" w:cs="Times New Roman"/>
        </w:rPr>
        <w:t>wa</w:t>
      </w:r>
      <w:r w:rsidRPr="004A527C">
        <w:rPr>
          <w:rFonts w:ascii="Times New Roman" w:hAnsi="Times New Roman" w:cs="Times New Roman"/>
        </w:rPr>
        <w:t>s supported by the high-resolution O 1s spectrum, which display</w:t>
      </w:r>
      <w:r w:rsidR="00CB73C6">
        <w:rPr>
          <w:rFonts w:ascii="Times New Roman" w:hAnsi="Times New Roman" w:cs="Times New Roman"/>
        </w:rPr>
        <w:t>ed</w:t>
      </w:r>
      <w:r w:rsidRPr="004A527C">
        <w:rPr>
          <w:rFonts w:ascii="Times New Roman" w:hAnsi="Times New Roman" w:cs="Times New Roman"/>
        </w:rPr>
        <w:t xml:space="preserve"> components at 532.2 and 533.4 eV, attributed to hydroxyl groups and carbon</w:t>
      </w:r>
      <w:r>
        <w:rPr>
          <w:rFonts w:ascii="Times New Roman" w:hAnsi="Times New Roman" w:cs="Times New Roman"/>
        </w:rPr>
        <w:t>-</w:t>
      </w:r>
      <w:r w:rsidRPr="004A527C">
        <w:rPr>
          <w:rFonts w:ascii="Times New Roman" w:hAnsi="Times New Roman" w:cs="Times New Roman"/>
        </w:rPr>
        <w:t>oxygen functionalities, respectively</w:t>
      </w:r>
      <w:r>
        <w:rPr>
          <w:rFonts w:ascii="Times New Roman" w:hAnsi="Times New Roman" w:cs="Times New Roman"/>
        </w:rPr>
        <w:t xml:space="preserve"> (</w:t>
      </w:r>
      <w:r w:rsidRPr="002341C6">
        <w:rPr>
          <w:rFonts w:ascii="Times New Roman" w:hAnsi="Times New Roman" w:cs="Times New Roman"/>
          <w:b/>
          <w:bCs/>
        </w:rPr>
        <w:t>Figure S8d</w:t>
      </w:r>
      <w:r>
        <w:rPr>
          <w:rFonts w:ascii="Times New Roman" w:hAnsi="Times New Roman" w:cs="Times New Roman"/>
        </w:rPr>
        <w:t>)</w:t>
      </w:r>
      <w:r w:rsidRPr="004A527C">
        <w:rPr>
          <w:rFonts w:ascii="Times New Roman" w:hAnsi="Times New Roman" w:cs="Times New Roman"/>
        </w:rPr>
        <w:t>.</w:t>
      </w:r>
      <w:hyperlink w:anchor="_ENREF_29" w:tooltip="Zhang, 2017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&lt;EndNote&gt;&lt;Cite&gt;&lt;Author&gt;Zhang&lt;/Author&gt;&lt;Year&gt;2017&lt;/Year&gt;&lt;RecNum&gt;1&lt;/RecNum&gt;&lt;DisplayText&gt;&lt;style face="superscript"&gt;29&lt;/style&gt;&lt;/DisplayText&gt;&lt;record&gt;&lt;rec-number&gt;1&lt;/rec-number&gt;&lt;foreign-keys&gt;&lt;key app="EN" db-id="92fx2tpr6xs0z3et55yvp05v9pwaewxxp2e2" timestamp="1769185632"&gt;1&lt;/key&gt;&lt;/foreign-keys&gt;&lt;ref-type name="Journal Article"&gt;17&lt;/ref-type&gt;&lt;contributors&gt;&lt;authors&gt;&lt;author&gt;Zhang, Qiqi&lt;/author&gt;&lt;author&gt;Li, Xinshi&lt;/author&gt;&lt;author&gt;Ma, Qiang&lt;/author&gt;&lt;author&gt;Zhang, Qing&lt;/author&gt;&lt;author&gt;Bai, Hua&lt;/author&gt;&lt;author&gt;Yi, Wencai&lt;/author&gt;&lt;author&gt;Liu, Jingyao&lt;/author&gt;&lt;author&gt;Han, Jing&lt;/author&gt;&lt;author&gt;Xi, Guangcheng&lt;/author&gt;&lt;/authors&gt;&lt;/contributors&gt;&lt;titles&gt;&lt;title&gt;A metallic molybdenum dioxide with high stability for surface enhanced Raman spectroscopy&lt;/title&gt;&lt;secondary-title&gt;Nature Communications&lt;/secondary-title&gt;&lt;/titles&gt;&lt;periodical&gt;&lt;full-title&gt;Nature Communications&lt;/full-title&gt;&lt;/periodical&gt;&lt;pages&gt;14903&lt;/pages&gt;&lt;volume&gt;8&lt;/volume&gt;&lt;number&gt;1&lt;/number&gt;&lt;dates&gt;&lt;year&gt;2017&lt;/year&gt;&lt;pub-dates&gt;&lt;date&gt;2017/04/24&lt;/date&gt;&lt;/pub-dates&gt;&lt;/dates&gt;&lt;isbn&gt;2041-1723&lt;/isbn&gt;&lt;urls&gt;&lt;related-urls&gt;&lt;url&gt;https://doi.org/10.1038/ncomms14903&lt;/url&gt;&lt;/related-urls&gt;&lt;/urls&gt;&lt;electronic-resource-num&gt;10.1038/ncomms14903&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29</w:t>
        </w:r>
        <w:r w:rsidR="009C3555">
          <w:rPr>
            <w:rFonts w:ascii="Times New Roman" w:hAnsi="Times New Roman" w:cs="Times New Roman"/>
          </w:rPr>
          <w:fldChar w:fldCharType="end"/>
        </w:r>
      </w:hyperlink>
      <w:r w:rsidRPr="004A527C">
        <w:rPr>
          <w:rFonts w:ascii="Times New Roman" w:hAnsi="Times New Roman" w:cs="Times New Roman"/>
        </w:rPr>
        <w:t xml:space="preserve"> A minor sp</w:t>
      </w:r>
      <w:r w:rsidRPr="00AF2EF6">
        <w:rPr>
          <w:rFonts w:ascii="Times New Roman" w:hAnsi="Times New Roman" w:cs="Times New Roman"/>
          <w:vertAlign w:val="superscript"/>
        </w:rPr>
        <w:t>3</w:t>
      </w:r>
      <w:r w:rsidRPr="004A527C">
        <w:rPr>
          <w:rFonts w:ascii="Times New Roman" w:hAnsi="Times New Roman" w:cs="Times New Roman"/>
        </w:rPr>
        <w:t xml:space="preserve"> C</w:t>
      </w:r>
      <w:r>
        <w:rPr>
          <w:rFonts w:ascii="Times New Roman" w:hAnsi="Times New Roman" w:cs="Times New Roman"/>
        </w:rPr>
        <w:t>-</w:t>
      </w:r>
      <w:r w:rsidRPr="004A527C">
        <w:rPr>
          <w:rFonts w:ascii="Times New Roman" w:hAnsi="Times New Roman" w:cs="Times New Roman"/>
        </w:rPr>
        <w:t>C contribution at 284.7 eV suggest</w:t>
      </w:r>
      <w:r w:rsidR="00CB73C6">
        <w:rPr>
          <w:rFonts w:ascii="Times New Roman" w:hAnsi="Times New Roman" w:cs="Times New Roman"/>
        </w:rPr>
        <w:t>ed</w:t>
      </w:r>
      <w:r w:rsidRPr="004A527C">
        <w:rPr>
          <w:rFonts w:ascii="Times New Roman" w:hAnsi="Times New Roman" w:cs="Times New Roman"/>
        </w:rPr>
        <w:t xml:space="preserve"> incomplete graphitization and the presence of structural defects within the carbon matrix.</w:t>
      </w:r>
      <w:r>
        <w:rPr>
          <w:rFonts w:ascii="Times New Roman" w:hAnsi="Times New Roman" w:cs="Times New Roman"/>
        </w:rPr>
        <w:t xml:space="preserve"> Thus</w:t>
      </w:r>
      <w:r w:rsidRPr="00D65E71">
        <w:rPr>
          <w:rFonts w:ascii="Times New Roman" w:hAnsi="Times New Roman" w:cs="Times New Roman"/>
        </w:rPr>
        <w:t>, the spectroscopic analyses lead to four key conclusions:</w:t>
      </w:r>
      <w:r>
        <w:rPr>
          <w:rFonts w:ascii="Times New Roman" w:hAnsi="Times New Roman" w:cs="Times New Roman"/>
        </w:rPr>
        <w:t xml:space="preserve"> </w:t>
      </w:r>
      <w:r w:rsidRPr="00D65E71">
        <w:rPr>
          <w:rFonts w:ascii="Times New Roman" w:hAnsi="Times New Roman" w:cs="Times New Roman"/>
        </w:rPr>
        <w:t>(</w:t>
      </w:r>
      <w:proofErr w:type="spellStart"/>
      <w:r w:rsidRPr="00D65E71">
        <w:rPr>
          <w:rFonts w:ascii="Times New Roman" w:hAnsi="Times New Roman" w:cs="Times New Roman"/>
        </w:rPr>
        <w:t>i</w:t>
      </w:r>
      <w:proofErr w:type="spellEnd"/>
      <w:r w:rsidRPr="00D65E71">
        <w:rPr>
          <w:rFonts w:ascii="Times New Roman" w:hAnsi="Times New Roman" w:cs="Times New Roman"/>
        </w:rPr>
        <w:t xml:space="preserve">) </w:t>
      </w:r>
      <w:r w:rsidRPr="001A2CFB">
        <w:rPr>
          <w:rFonts w:ascii="Times New Roman" w:hAnsi="Times New Roman" w:cs="Times New Roman"/>
        </w:rPr>
        <w:t>Mo exist</w:t>
      </w:r>
      <w:r w:rsidR="00CB73C6">
        <w:rPr>
          <w:rFonts w:ascii="Times New Roman" w:hAnsi="Times New Roman" w:cs="Times New Roman"/>
        </w:rPr>
        <w:t>ed</w:t>
      </w:r>
      <w:r w:rsidRPr="001A2CFB">
        <w:rPr>
          <w:rFonts w:ascii="Times New Roman" w:hAnsi="Times New Roman" w:cs="Times New Roman"/>
        </w:rPr>
        <w:t xml:space="preserve"> predominantly in a mixed-valence state, with Mo</w:t>
      </w:r>
      <w:r w:rsidRPr="00771368">
        <w:rPr>
          <w:rFonts w:ascii="Times New Roman" w:hAnsi="Times New Roman" w:cs="Times New Roman"/>
          <w:vertAlign w:val="superscript"/>
        </w:rPr>
        <w:t>4+</w:t>
      </w:r>
      <w:r w:rsidRPr="001A2CFB">
        <w:rPr>
          <w:rFonts w:ascii="Times New Roman" w:hAnsi="Times New Roman" w:cs="Times New Roman"/>
        </w:rPr>
        <w:t xml:space="preserve"> as the major oxidation state</w:t>
      </w:r>
      <w:r w:rsidRPr="00D65E71">
        <w:rPr>
          <w:rFonts w:ascii="Times New Roman" w:hAnsi="Times New Roman" w:cs="Times New Roman"/>
        </w:rPr>
        <w:t>, with a substantial fraction of reduced Mo</w:t>
      </w:r>
      <w:r w:rsidRPr="00AF2EF6">
        <w:rPr>
          <w:rFonts w:ascii="Times New Roman" w:hAnsi="Times New Roman" w:cs="Times New Roman"/>
          <w:vertAlign w:val="superscript"/>
        </w:rPr>
        <w:t>0</w:t>
      </w:r>
      <w:r w:rsidRPr="00D65E71">
        <w:rPr>
          <w:rFonts w:ascii="Times New Roman" w:hAnsi="Times New Roman" w:cs="Times New Roman"/>
        </w:rPr>
        <w:t xml:space="preserve"> species;</w:t>
      </w:r>
      <w:r>
        <w:rPr>
          <w:rFonts w:ascii="Times New Roman" w:hAnsi="Times New Roman" w:cs="Times New Roman"/>
        </w:rPr>
        <w:t xml:space="preserve"> </w:t>
      </w:r>
      <w:r w:rsidRPr="00D65E71">
        <w:rPr>
          <w:rFonts w:ascii="Times New Roman" w:hAnsi="Times New Roman" w:cs="Times New Roman"/>
        </w:rPr>
        <w:t>(ii) the catalyst contain</w:t>
      </w:r>
      <w:r w:rsidR="00CB73C6">
        <w:rPr>
          <w:rFonts w:ascii="Times New Roman" w:hAnsi="Times New Roman" w:cs="Times New Roman"/>
        </w:rPr>
        <w:t>ed</w:t>
      </w:r>
      <w:r w:rsidRPr="00D65E71">
        <w:rPr>
          <w:rFonts w:ascii="Times New Roman" w:hAnsi="Times New Roman" w:cs="Times New Roman"/>
        </w:rPr>
        <w:t xml:space="preserve"> both atomically dispersed </w:t>
      </w:r>
      <w:r w:rsidR="005F751E">
        <w:rPr>
          <w:rFonts w:ascii="Times New Roman" w:hAnsi="Times New Roman" w:cs="Times New Roman"/>
        </w:rPr>
        <w:t>Mo/C-N</w:t>
      </w:r>
      <w:r w:rsidRPr="00D65E71">
        <w:rPr>
          <w:rFonts w:ascii="Times New Roman" w:hAnsi="Times New Roman" w:cs="Times New Roman"/>
        </w:rPr>
        <w:t xml:space="preserve"> sites and highly disordered Mo</w:t>
      </w:r>
      <w:r>
        <w:rPr>
          <w:rFonts w:ascii="Times New Roman" w:hAnsi="Times New Roman" w:cs="Times New Roman"/>
        </w:rPr>
        <w:t>-</w:t>
      </w:r>
      <w:r w:rsidRPr="00D65E71">
        <w:rPr>
          <w:rFonts w:ascii="Times New Roman" w:hAnsi="Times New Roman" w:cs="Times New Roman"/>
        </w:rPr>
        <w:t>Mo ultrasmall nanoparticles;</w:t>
      </w:r>
      <w:r>
        <w:rPr>
          <w:rFonts w:ascii="Times New Roman" w:hAnsi="Times New Roman" w:cs="Times New Roman"/>
        </w:rPr>
        <w:t xml:space="preserve"> </w:t>
      </w:r>
      <w:r w:rsidRPr="00D65E71">
        <w:rPr>
          <w:rFonts w:ascii="Times New Roman" w:hAnsi="Times New Roman" w:cs="Times New Roman"/>
        </w:rPr>
        <w:t xml:space="preserve">(iii) </w:t>
      </w:r>
      <w:r w:rsidRPr="00D65E71">
        <w:rPr>
          <w:rFonts w:ascii="Times New Roman" w:hAnsi="Times New Roman" w:cs="Times New Roman"/>
        </w:rPr>
        <w:lastRenderedPageBreak/>
        <w:t>the defect-rich, nitrogen-doped carbon matrix play</w:t>
      </w:r>
      <w:r w:rsidR="00CB73C6">
        <w:rPr>
          <w:rFonts w:ascii="Times New Roman" w:hAnsi="Times New Roman" w:cs="Times New Roman"/>
        </w:rPr>
        <w:t>ed</w:t>
      </w:r>
      <w:r w:rsidRPr="00D65E71">
        <w:rPr>
          <w:rFonts w:ascii="Times New Roman" w:hAnsi="Times New Roman" w:cs="Times New Roman"/>
        </w:rPr>
        <w:t xml:space="preserve"> a critical role in stabilizing these Mo species, enabling the formation of an atomic-scale heterostructure favorable for catalytic applications; and</w:t>
      </w:r>
      <w:r>
        <w:rPr>
          <w:rFonts w:ascii="Times New Roman" w:hAnsi="Times New Roman" w:cs="Times New Roman"/>
        </w:rPr>
        <w:t xml:space="preserve"> </w:t>
      </w:r>
      <w:r w:rsidRPr="00D65E71">
        <w:rPr>
          <w:rFonts w:ascii="Times New Roman" w:hAnsi="Times New Roman" w:cs="Times New Roman"/>
        </w:rPr>
        <w:t xml:space="preserve">(iv) increasing the metal loading from 1 to 4 </w:t>
      </w:r>
      <w:proofErr w:type="spellStart"/>
      <w:r w:rsidRPr="00D65E71">
        <w:rPr>
          <w:rFonts w:ascii="Times New Roman" w:hAnsi="Times New Roman" w:cs="Times New Roman"/>
        </w:rPr>
        <w:t>wt</w:t>
      </w:r>
      <w:proofErr w:type="spellEnd"/>
      <w:r w:rsidRPr="00D65E71">
        <w:rPr>
          <w:rFonts w:ascii="Times New Roman" w:hAnsi="Times New Roman" w:cs="Times New Roman"/>
        </w:rPr>
        <w:t xml:space="preserve">% </w:t>
      </w:r>
      <w:r w:rsidR="00CB73C6">
        <w:rPr>
          <w:rFonts w:ascii="Times New Roman" w:hAnsi="Times New Roman" w:cs="Times New Roman"/>
        </w:rPr>
        <w:t>did</w:t>
      </w:r>
      <w:r w:rsidRPr="00D65E71">
        <w:rPr>
          <w:rFonts w:ascii="Times New Roman" w:hAnsi="Times New Roman" w:cs="Times New Roman"/>
        </w:rPr>
        <w:t xml:space="preserve"> not significantly alter the local coordination environment, oxidation state of Mo, or bonding with heteroatoms. This indicate</w:t>
      </w:r>
      <w:r w:rsidR="00CB73C6">
        <w:rPr>
          <w:rFonts w:ascii="Times New Roman" w:hAnsi="Times New Roman" w:cs="Times New Roman"/>
        </w:rPr>
        <w:t>d</w:t>
      </w:r>
      <w:r w:rsidRPr="00D65E71">
        <w:rPr>
          <w:rFonts w:ascii="Times New Roman" w:hAnsi="Times New Roman" w:cs="Times New Roman"/>
        </w:rPr>
        <w:t xml:space="preserve"> that, up to 4 </w:t>
      </w:r>
      <w:proofErr w:type="spellStart"/>
      <w:r w:rsidRPr="00D65E71">
        <w:rPr>
          <w:rFonts w:ascii="Times New Roman" w:hAnsi="Times New Roman" w:cs="Times New Roman"/>
        </w:rPr>
        <w:t>wt</w:t>
      </w:r>
      <w:proofErr w:type="spellEnd"/>
      <w:r w:rsidRPr="00D65E71">
        <w:rPr>
          <w:rFonts w:ascii="Times New Roman" w:hAnsi="Times New Roman" w:cs="Times New Roman"/>
        </w:rPr>
        <w:t>%, the local structure remain</w:t>
      </w:r>
      <w:r w:rsidR="00CB73C6">
        <w:rPr>
          <w:rFonts w:ascii="Times New Roman" w:hAnsi="Times New Roman" w:cs="Times New Roman"/>
        </w:rPr>
        <w:t>ed</w:t>
      </w:r>
      <w:r w:rsidRPr="00D65E71">
        <w:rPr>
          <w:rFonts w:ascii="Times New Roman" w:hAnsi="Times New Roman" w:cs="Times New Roman"/>
        </w:rPr>
        <w:t xml:space="preserve"> essentially unchanged, and any differences in catalytic performance are likely attributable</w:t>
      </w:r>
      <w:r>
        <w:rPr>
          <w:rFonts w:ascii="Times New Roman" w:hAnsi="Times New Roman" w:cs="Times New Roman"/>
        </w:rPr>
        <w:t xml:space="preserve">. </w:t>
      </w:r>
    </w:p>
    <w:p w14:paraId="1CBC8896" w14:textId="77777777" w:rsidR="001F7B85" w:rsidRDefault="001F7B85" w:rsidP="001F7B85">
      <w:pPr>
        <w:spacing w:line="360" w:lineRule="auto"/>
        <w:ind w:firstLine="360"/>
        <w:jc w:val="both"/>
        <w:rPr>
          <w:rFonts w:ascii="Times New Roman" w:hAnsi="Times New Roman" w:cs="Times New Roman"/>
        </w:rPr>
      </w:pPr>
    </w:p>
    <w:p w14:paraId="008E2385" w14:textId="373F24CD" w:rsidR="00F64ECC" w:rsidRDefault="00F64ECC" w:rsidP="00226B99">
      <w:pPr>
        <w:spacing w:line="360" w:lineRule="auto"/>
        <w:jc w:val="both"/>
        <w:rPr>
          <w:rFonts w:ascii="Times New Roman" w:hAnsi="Times New Roman" w:cs="Times New Roman"/>
          <w:b/>
          <w:bCs/>
          <w:lang w:eastAsia="zh-CN"/>
        </w:rPr>
      </w:pPr>
      <w:r w:rsidRPr="00F64ECC">
        <w:rPr>
          <w:rFonts w:ascii="Times New Roman" w:hAnsi="Times New Roman" w:cs="Times New Roman"/>
          <w:b/>
          <w:bCs/>
          <w:lang w:eastAsia="zh-CN"/>
        </w:rPr>
        <w:t xml:space="preserve">Electrochemical </w:t>
      </w:r>
      <w:r>
        <w:rPr>
          <w:rFonts w:ascii="Times New Roman" w:hAnsi="Times New Roman" w:cs="Times New Roman"/>
          <w:b/>
          <w:bCs/>
          <w:lang w:eastAsia="zh-CN"/>
        </w:rPr>
        <w:t>p</w:t>
      </w:r>
      <w:r w:rsidRPr="00F64ECC">
        <w:rPr>
          <w:rFonts w:ascii="Times New Roman" w:hAnsi="Times New Roman" w:cs="Times New Roman"/>
          <w:b/>
          <w:bCs/>
          <w:lang w:eastAsia="zh-CN"/>
        </w:rPr>
        <w:t xml:space="preserve">erformance </w:t>
      </w:r>
      <w:r>
        <w:rPr>
          <w:rFonts w:ascii="Times New Roman" w:hAnsi="Times New Roman" w:cs="Times New Roman"/>
          <w:b/>
          <w:bCs/>
          <w:lang w:eastAsia="zh-CN"/>
        </w:rPr>
        <w:t>e</w:t>
      </w:r>
      <w:r w:rsidRPr="00F64ECC">
        <w:rPr>
          <w:rFonts w:ascii="Times New Roman" w:hAnsi="Times New Roman" w:cs="Times New Roman"/>
          <w:b/>
          <w:bCs/>
          <w:lang w:eastAsia="zh-CN"/>
        </w:rPr>
        <w:t xml:space="preserve">valuation for </w:t>
      </w:r>
      <w:r>
        <w:rPr>
          <w:rFonts w:ascii="Times New Roman" w:hAnsi="Times New Roman" w:cs="Times New Roman"/>
          <w:b/>
          <w:bCs/>
          <w:lang w:eastAsia="zh-CN"/>
        </w:rPr>
        <w:t>a</w:t>
      </w:r>
      <w:r w:rsidRPr="00F64ECC">
        <w:rPr>
          <w:rFonts w:ascii="Times New Roman" w:hAnsi="Times New Roman" w:cs="Times New Roman"/>
          <w:b/>
          <w:bCs/>
          <w:lang w:eastAsia="zh-CN"/>
        </w:rPr>
        <w:t xml:space="preserve">mmonia </w:t>
      </w:r>
      <w:r>
        <w:rPr>
          <w:rFonts w:ascii="Times New Roman" w:hAnsi="Times New Roman" w:cs="Times New Roman"/>
          <w:b/>
          <w:bCs/>
          <w:lang w:eastAsia="zh-CN"/>
        </w:rPr>
        <w:t>s</w:t>
      </w:r>
      <w:r w:rsidRPr="00F64ECC">
        <w:rPr>
          <w:rFonts w:ascii="Times New Roman" w:hAnsi="Times New Roman" w:cs="Times New Roman"/>
          <w:b/>
          <w:bCs/>
          <w:lang w:eastAsia="zh-CN"/>
        </w:rPr>
        <w:t xml:space="preserve">ynthesis via </w:t>
      </w:r>
      <w:r>
        <w:rPr>
          <w:rFonts w:ascii="Times New Roman" w:hAnsi="Times New Roman" w:cs="Times New Roman"/>
          <w:b/>
          <w:bCs/>
          <w:lang w:eastAsia="zh-CN"/>
        </w:rPr>
        <w:t>n</w:t>
      </w:r>
      <w:r w:rsidRPr="00F64ECC">
        <w:rPr>
          <w:rFonts w:ascii="Times New Roman" w:hAnsi="Times New Roman" w:cs="Times New Roman"/>
          <w:b/>
          <w:bCs/>
          <w:lang w:eastAsia="zh-CN"/>
        </w:rPr>
        <w:t xml:space="preserve">itrogen </w:t>
      </w:r>
      <w:r w:rsidR="00AE1CC8">
        <w:rPr>
          <w:rFonts w:ascii="Times New Roman" w:hAnsi="Times New Roman" w:cs="Times New Roman"/>
          <w:b/>
          <w:bCs/>
          <w:lang w:eastAsia="zh-CN"/>
        </w:rPr>
        <w:t>r</w:t>
      </w:r>
      <w:r w:rsidRPr="00F64ECC">
        <w:rPr>
          <w:rFonts w:ascii="Times New Roman" w:hAnsi="Times New Roman" w:cs="Times New Roman"/>
          <w:b/>
          <w:bCs/>
          <w:lang w:eastAsia="zh-CN"/>
        </w:rPr>
        <w:t>eduction</w:t>
      </w:r>
    </w:p>
    <w:p w14:paraId="24E033EE" w14:textId="3C55D338" w:rsidR="00DD6C7F" w:rsidRPr="00DD6C7F" w:rsidRDefault="00DD6C7F" w:rsidP="00226B99">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 xml:space="preserve">Since ammonia production in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is strongly influenced by catalyst structure and electrode architecture, we systematically investigated how Mo content and applied potential affect </w:t>
      </w:r>
      <w:r w:rsidR="004F5370">
        <w:rPr>
          <w:rFonts w:ascii="Times New Roman" w:hAnsi="Times New Roman" w:cs="Times New Roman"/>
          <w:lang w:eastAsia="zh-CN"/>
        </w:rPr>
        <w:t xml:space="preserve">the </w:t>
      </w:r>
      <w:r w:rsidRPr="00DD6C7F">
        <w:rPr>
          <w:rFonts w:ascii="Times New Roman" w:hAnsi="Times New Roman" w:cs="Times New Roman"/>
          <w:lang w:eastAsia="zh-CN"/>
        </w:rPr>
        <w:t xml:space="preserve">performance under room temperature and atmospheric pressure. The as-synthesized </w:t>
      </w:r>
      <w:r w:rsidR="005F751E">
        <w:rPr>
          <w:rFonts w:ascii="Times New Roman" w:hAnsi="Times New Roman" w:cs="Times New Roman"/>
          <w:lang w:eastAsia="zh-CN"/>
        </w:rPr>
        <w:t>Mo/C-N</w:t>
      </w:r>
      <w:r w:rsidRPr="00DD6C7F">
        <w:rPr>
          <w:rFonts w:ascii="Times New Roman" w:hAnsi="Times New Roman" w:cs="Times New Roman"/>
          <w:lang w:eastAsia="zh-CN"/>
        </w:rPr>
        <w:t xml:space="preserve"> catalysts were first screened in H-type cells using 0.1 M HCl, 0.1 M Na</w:t>
      </w:r>
      <w:r w:rsidR="000C761B" w:rsidRPr="008B3A81">
        <w:rPr>
          <w:rFonts w:ascii="Times New Roman" w:hAnsi="Times New Roman" w:cs="Times New Roman"/>
          <w:vertAlign w:val="subscript"/>
          <w:lang w:eastAsia="zh-CN"/>
        </w:rPr>
        <w:t>2</w:t>
      </w:r>
      <w:r w:rsidRPr="00DD6C7F">
        <w:rPr>
          <w:rFonts w:ascii="Times New Roman" w:hAnsi="Times New Roman" w:cs="Times New Roman"/>
          <w:lang w:eastAsia="zh-CN"/>
        </w:rPr>
        <w:t>SO</w:t>
      </w:r>
      <w:r w:rsidR="000C761B" w:rsidRPr="008B3A81">
        <w:rPr>
          <w:rFonts w:ascii="Times New Roman" w:hAnsi="Times New Roman" w:cs="Times New Roman"/>
          <w:vertAlign w:val="subscript"/>
          <w:lang w:eastAsia="zh-CN"/>
        </w:rPr>
        <w:t>4</w:t>
      </w:r>
      <w:r w:rsidRPr="00DD6C7F">
        <w:rPr>
          <w:rFonts w:ascii="Times New Roman" w:hAnsi="Times New Roman" w:cs="Times New Roman"/>
          <w:lang w:eastAsia="zh-CN"/>
        </w:rPr>
        <w:t>, and 0.1 M KOH electrolytes, showing activity only in KOH, which was therefore employed for subsequent experiments (</w:t>
      </w:r>
      <w:r w:rsidRPr="008B3A81">
        <w:rPr>
          <w:rFonts w:ascii="Times New Roman" w:hAnsi="Times New Roman" w:cs="Times New Roman"/>
          <w:b/>
          <w:bCs/>
          <w:lang w:eastAsia="zh-CN"/>
        </w:rPr>
        <w:t>Figure S12</w:t>
      </w:r>
      <w:r w:rsidRPr="00DD6C7F">
        <w:rPr>
          <w:rFonts w:ascii="Times New Roman" w:hAnsi="Times New Roman" w:cs="Times New Roman"/>
          <w:lang w:eastAsia="zh-CN"/>
        </w:rPr>
        <w:t>). Catalysts were then deposited on a GDE and integrated into a flow cell comprising</w:t>
      </w:r>
      <w:r w:rsidR="004F5370">
        <w:rPr>
          <w:rFonts w:ascii="Times New Roman" w:hAnsi="Times New Roman" w:cs="Times New Roman"/>
          <w:lang w:eastAsia="zh-CN"/>
        </w:rPr>
        <w:t xml:space="preserve"> the</w:t>
      </w:r>
      <w:r w:rsidRPr="00DD6C7F">
        <w:rPr>
          <w:rFonts w:ascii="Times New Roman" w:hAnsi="Times New Roman" w:cs="Times New Roman"/>
          <w:lang w:eastAsia="zh-CN"/>
        </w:rPr>
        <w:t xml:space="preserve"> anolyte, catholyte, and gas supply compartments separated by an anion exchange membrane </w:t>
      </w:r>
      <w:r w:rsidR="004F5370">
        <w:rPr>
          <w:rFonts w:ascii="Times New Roman" w:hAnsi="Times New Roman" w:cs="Times New Roman"/>
          <w:lang w:eastAsia="zh-CN"/>
        </w:rPr>
        <w:t xml:space="preserve">to </w:t>
      </w:r>
      <w:r w:rsidR="009432EE" w:rsidRPr="00DD6C7F">
        <w:rPr>
          <w:rFonts w:ascii="Times New Roman" w:hAnsi="Times New Roman" w:cs="Times New Roman"/>
          <w:lang w:eastAsia="zh-CN"/>
        </w:rPr>
        <w:t>prevent</w:t>
      </w:r>
      <w:r w:rsidRPr="00DD6C7F">
        <w:rPr>
          <w:rFonts w:ascii="Times New Roman" w:hAnsi="Times New Roman" w:cs="Times New Roman"/>
          <w:lang w:eastAsia="zh-CN"/>
        </w:rPr>
        <w:t xml:space="preserve"> NH</w:t>
      </w:r>
      <w:r w:rsidR="000C761B"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crossover (</w:t>
      </w:r>
      <w:r w:rsidR="007A61E8" w:rsidRPr="00B61E65">
        <w:rPr>
          <w:rFonts w:ascii="Times New Roman" w:hAnsi="Times New Roman" w:cs="Times New Roman"/>
          <w:b/>
          <w:bCs/>
          <w:lang w:eastAsia="zh-CN"/>
        </w:rPr>
        <w:t>Figure</w:t>
      </w:r>
      <w:r w:rsidR="007A61E8">
        <w:rPr>
          <w:rFonts w:ascii="Times New Roman" w:hAnsi="Times New Roman" w:cs="Times New Roman"/>
          <w:b/>
          <w:bCs/>
          <w:lang w:eastAsia="zh-CN"/>
        </w:rPr>
        <w:t>s</w:t>
      </w:r>
      <w:r w:rsidR="007A61E8" w:rsidRPr="00B61E65">
        <w:rPr>
          <w:rFonts w:ascii="Times New Roman" w:hAnsi="Times New Roman" w:cs="Times New Roman"/>
          <w:b/>
          <w:bCs/>
          <w:lang w:eastAsia="zh-CN"/>
        </w:rPr>
        <w:t xml:space="preserve"> S</w:t>
      </w:r>
      <w:r w:rsidR="007A61E8">
        <w:rPr>
          <w:rFonts w:ascii="Times New Roman" w:hAnsi="Times New Roman" w:cs="Times New Roman"/>
          <w:b/>
          <w:bCs/>
          <w:lang w:eastAsia="zh-CN"/>
        </w:rPr>
        <w:t xml:space="preserve">13 and </w:t>
      </w:r>
      <w:r w:rsidRPr="00ED17D4">
        <w:rPr>
          <w:rFonts w:ascii="Times New Roman" w:hAnsi="Times New Roman" w:cs="Times New Roman"/>
          <w:b/>
          <w:bCs/>
          <w:lang w:eastAsia="zh-CN"/>
        </w:rPr>
        <w:t>3a</w:t>
      </w:r>
      <w:r w:rsidRPr="00DD6C7F">
        <w:rPr>
          <w:rFonts w:ascii="Times New Roman" w:hAnsi="Times New Roman" w:cs="Times New Roman"/>
          <w:lang w:eastAsia="zh-CN"/>
        </w:rPr>
        <w:t xml:space="preserve">). </w:t>
      </w:r>
      <w:r w:rsidR="005F751E">
        <w:rPr>
          <w:rFonts w:ascii="Times New Roman" w:hAnsi="Times New Roman" w:cs="Times New Roman"/>
          <w:lang w:eastAsia="zh-CN"/>
        </w:rPr>
        <w:t>Mo/C-N</w:t>
      </w:r>
      <w:r w:rsidRPr="00DD6C7F">
        <w:rPr>
          <w:rFonts w:ascii="Times New Roman" w:hAnsi="Times New Roman" w:cs="Times New Roman"/>
          <w:lang w:eastAsia="zh-CN"/>
        </w:rPr>
        <w:t xml:space="preserve"> GDE and 40 wt.% Pt/C on carbon cloth served as </w:t>
      </w:r>
      <w:r w:rsidR="004F5370">
        <w:rPr>
          <w:rFonts w:ascii="Times New Roman" w:hAnsi="Times New Roman" w:cs="Times New Roman"/>
          <w:lang w:eastAsia="zh-CN"/>
        </w:rPr>
        <w:t xml:space="preserve">the </w:t>
      </w:r>
      <w:r w:rsidRPr="00DD6C7F">
        <w:rPr>
          <w:rFonts w:ascii="Times New Roman" w:hAnsi="Times New Roman" w:cs="Times New Roman"/>
          <w:lang w:eastAsia="zh-CN"/>
        </w:rPr>
        <w:t xml:space="preserve">cathode and </w:t>
      </w:r>
      <w:r w:rsidR="004F5370">
        <w:rPr>
          <w:rFonts w:ascii="Times New Roman" w:hAnsi="Times New Roman" w:cs="Times New Roman"/>
          <w:lang w:eastAsia="zh-CN"/>
        </w:rPr>
        <w:t xml:space="preserve">the </w:t>
      </w:r>
      <w:r w:rsidRPr="00DD6C7F">
        <w:rPr>
          <w:rFonts w:ascii="Times New Roman" w:hAnsi="Times New Roman" w:cs="Times New Roman"/>
          <w:lang w:eastAsia="zh-CN"/>
        </w:rPr>
        <w:t>anode, respectively, with an Ag/AgCl reference electrode forming a three-electrode system. N</w:t>
      </w:r>
      <w:r w:rsidR="00AA2379" w:rsidRPr="00ED17D4">
        <w:rPr>
          <w:rFonts w:ascii="Times New Roman" w:hAnsi="Times New Roman" w:cs="Times New Roman"/>
          <w:vertAlign w:val="subscript"/>
          <w:lang w:eastAsia="zh-CN"/>
        </w:rPr>
        <w:t>2</w:t>
      </w:r>
      <w:r w:rsidRPr="00DD6C7F">
        <w:rPr>
          <w:rFonts w:ascii="Times New Roman" w:hAnsi="Times New Roman" w:cs="Times New Roman"/>
          <w:lang w:eastAsia="zh-CN"/>
        </w:rPr>
        <w:t xml:space="preserve"> was supplied </w:t>
      </w:r>
      <w:r w:rsidR="0071371D">
        <w:rPr>
          <w:rFonts w:ascii="Times New Roman" w:hAnsi="Times New Roman" w:cs="Times New Roman"/>
          <w:lang w:eastAsia="zh-CN"/>
        </w:rPr>
        <w:t>(</w:t>
      </w:r>
      <w:r w:rsidR="0071371D" w:rsidRPr="00B61E65">
        <w:rPr>
          <w:rFonts w:ascii="Times New Roman" w:hAnsi="Times New Roman" w:cs="Times New Roman"/>
          <w:b/>
          <w:bCs/>
          <w:lang w:eastAsia="zh-CN"/>
        </w:rPr>
        <w:t>Figure S</w:t>
      </w:r>
      <w:r w:rsidR="0071371D">
        <w:rPr>
          <w:rFonts w:ascii="Times New Roman" w:hAnsi="Times New Roman" w:cs="Times New Roman"/>
          <w:b/>
          <w:bCs/>
          <w:lang w:eastAsia="zh-CN"/>
        </w:rPr>
        <w:t>14)</w:t>
      </w:r>
      <w:r w:rsidR="0071371D">
        <w:rPr>
          <w:rFonts w:ascii="Times New Roman" w:hAnsi="Times New Roman" w:cs="Times New Roman"/>
          <w:lang w:eastAsia="zh-CN"/>
        </w:rPr>
        <w:t xml:space="preserve"> </w:t>
      </w:r>
      <w:r w:rsidRPr="00DD6C7F">
        <w:rPr>
          <w:rFonts w:ascii="Times New Roman" w:hAnsi="Times New Roman" w:cs="Times New Roman"/>
          <w:lang w:eastAsia="zh-CN"/>
        </w:rPr>
        <w:t>at 10 mL∙min⁻¹ and purified to remove NO</w:t>
      </w:r>
      <w:r w:rsidRPr="00B116F2">
        <w:rPr>
          <w:rFonts w:ascii="Times New Roman" w:hAnsi="Times New Roman" w:cs="Times New Roman"/>
          <w:vertAlign w:val="subscript"/>
          <w:lang w:eastAsia="zh-CN"/>
        </w:rPr>
        <w:t>x</w:t>
      </w:r>
      <w:r w:rsidRPr="00DD6C7F">
        <w:rPr>
          <w:rFonts w:ascii="Times New Roman" w:hAnsi="Times New Roman" w:cs="Times New Roman"/>
          <w:lang w:eastAsia="zh-CN"/>
        </w:rPr>
        <w:t>, while the 30 mL catholyte and anolyte were circulated with controlled flow, maintaining stable electrolyte pressure.</w:t>
      </w:r>
      <w:hyperlink w:anchor="_ENREF_30" w:tooltip="Choi, 2020 #2"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&lt;EndNote&gt;&lt;Cite&gt;&lt;Author&gt;Choi&lt;/Author&gt;&lt;Year&gt;2020&lt;/Year&gt;&lt;RecNum&gt;2&lt;/RecNum&gt;&lt;DisplayText&gt;&lt;style face="superscript"&gt;30&lt;/style&gt;&lt;/DisplayText&gt;&lt;record&gt;&lt;rec-number&gt;2&lt;/rec-number&gt;&lt;foreign-keys&gt;&lt;key app="EN" db-id="92fx2tpr6xs0z3et55yvp05v9pwaewxxp2e2" timestamp="1769185804"&gt;2&lt;/key&gt;&lt;/foreign-keys&gt;&lt;ref-type name="Journal Article"&gt;17&lt;/ref-type&gt;&lt;contributors&gt;&lt;authors&gt;&lt;author&gt;Choi, Jaecheol&lt;/author&gt;&lt;author&gt;Suryanto, Bryan H. R.&lt;/author&gt;&lt;author&gt;Wang, Dabin&lt;/author&gt;&lt;author&gt;Du, Hoang-Long&lt;/author&gt;&lt;author&gt;Hodgetts, Rebecca Y.&lt;/author&gt;&lt;author&gt;Ferrero Vallana, Federico M.&lt;/author&gt;&lt;author&gt;MacFarlane, Douglas R.&lt;/author&gt;&lt;author&gt;Simonov, Alexandr N.&lt;/author&gt;&lt;/authors&gt;&lt;/contributors&gt;&lt;titles&gt;&lt;title&gt;Identification and elimination of false positives in electrochemical nitrogen reduction studies&lt;/title&gt;&lt;secondary-title&gt;Nature Communications&lt;/secondary-title&gt;&lt;/titles&gt;&lt;periodical&gt;&lt;full-title&gt;Nature Communications&lt;/full-title&gt;&lt;/periodical&gt;&lt;pages&gt;5546&lt;/pages&gt;&lt;volume&gt;11&lt;/volume&gt;&lt;number&gt;1&lt;/number&gt;&lt;dates&gt;&lt;year&gt;2020&lt;/year&gt;&lt;pub-dates&gt;&lt;date&gt;2020/11/03&lt;/date&gt;&lt;/pub-dates&gt;&lt;/dates&gt;&lt;isbn&gt;2041-1723&lt;/isbn&gt;&lt;urls&gt;&lt;related-urls&gt;&lt;url&gt;https://doi.org/10.1038/s41467-020-19130-z&lt;/url&gt;&lt;/related-urls&gt;&lt;/urls&gt;&lt;electronic-resource-num&gt;10.1038/s41467-020-19130-z&lt;/electronic-resource-num&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30</w:t>
        </w:r>
        <w:r w:rsidR="009C3555">
          <w:rPr>
            <w:rFonts w:ascii="Times New Roman" w:hAnsi="Times New Roman" w:cs="Times New Roman"/>
            <w:lang w:eastAsia="zh-CN"/>
          </w:rPr>
          <w:fldChar w:fldCharType="end"/>
        </w:r>
      </w:hyperlink>
      <w:r w:rsidRPr="00DD6C7F">
        <w:rPr>
          <w:rFonts w:ascii="Times New Roman" w:hAnsi="Times New Roman" w:cs="Times New Roman"/>
          <w:lang w:eastAsia="zh-CN"/>
        </w:rPr>
        <w:t xml:space="preserve"> N</w:t>
      </w:r>
      <w:r w:rsidR="002A662A" w:rsidRPr="00B116F2">
        <w:rPr>
          <w:rFonts w:ascii="Times New Roman" w:hAnsi="Times New Roman" w:cs="Times New Roman"/>
          <w:vertAlign w:val="subscript"/>
          <w:lang w:eastAsia="zh-CN"/>
        </w:rPr>
        <w:t>2</w:t>
      </w:r>
      <w:r w:rsidRPr="00DD6C7F">
        <w:rPr>
          <w:rFonts w:ascii="Times New Roman" w:hAnsi="Times New Roman" w:cs="Times New Roman"/>
          <w:lang w:eastAsia="zh-CN"/>
        </w:rPr>
        <w:t xml:space="preserve"> diffused through the porous GDE, generating a gas</w:t>
      </w:r>
      <w:r w:rsidR="006C1A8E">
        <w:rPr>
          <w:rFonts w:ascii="Times New Roman" w:hAnsi="Times New Roman" w:cs="Times New Roman"/>
          <w:lang w:eastAsia="zh-CN"/>
        </w:rPr>
        <w:t>-</w:t>
      </w:r>
      <w:r w:rsidRPr="00DD6C7F">
        <w:rPr>
          <w:rFonts w:ascii="Times New Roman" w:hAnsi="Times New Roman" w:cs="Times New Roman"/>
          <w:lang w:eastAsia="zh-CN"/>
        </w:rPr>
        <w:t>solid</w:t>
      </w:r>
      <w:r w:rsidR="006C1A8E">
        <w:rPr>
          <w:rFonts w:ascii="Times New Roman" w:hAnsi="Times New Roman" w:cs="Times New Roman"/>
          <w:lang w:eastAsia="zh-CN"/>
        </w:rPr>
        <w:t>-</w:t>
      </w:r>
      <w:r w:rsidRPr="00DD6C7F">
        <w:rPr>
          <w:rFonts w:ascii="Times New Roman" w:hAnsi="Times New Roman" w:cs="Times New Roman"/>
          <w:lang w:eastAsia="zh-CN"/>
        </w:rPr>
        <w:t>liquid three-phase interface on the catalyst surface (</w:t>
      </w:r>
      <w:r w:rsidRPr="008B3A81">
        <w:rPr>
          <w:rFonts w:ascii="Times New Roman" w:hAnsi="Times New Roman" w:cs="Times New Roman"/>
          <w:b/>
          <w:bCs/>
          <w:lang w:eastAsia="zh-CN"/>
        </w:rPr>
        <w:t>Figure 3b</w:t>
      </w:r>
      <w:r w:rsidRPr="00DD6C7F">
        <w:rPr>
          <w:rFonts w:ascii="Times New Roman" w:hAnsi="Times New Roman" w:cs="Times New Roman"/>
          <w:lang w:eastAsia="zh-CN"/>
        </w:rPr>
        <w:t xml:space="preserve">) that facilitated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through proton and electron transfer at the active sites.</w:t>
      </w:r>
    </w:p>
    <w:p w14:paraId="67ABC18C" w14:textId="77777777" w:rsidR="001F7B85" w:rsidRDefault="00DD6C7F" w:rsidP="00226B99">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To evaluate the effect of Mo content, catalysts with varying loadings were prepared and tested. Both Faradaic efficiency and NH</w:t>
      </w:r>
      <w:r w:rsidR="00EC6796"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yield increased with</w:t>
      </w:r>
      <w:r w:rsidR="00B554B7">
        <w:rPr>
          <w:rFonts w:ascii="Times New Roman" w:hAnsi="Times New Roman" w:cs="Times New Roman"/>
          <w:lang w:eastAsia="zh-CN"/>
        </w:rPr>
        <w:t xml:space="preserve"> (</w:t>
      </w:r>
      <w:r w:rsidR="00B554B7" w:rsidRPr="00ED17D4">
        <w:rPr>
          <w:rFonts w:ascii="Times New Roman" w:hAnsi="Times New Roman" w:cs="Times New Roman"/>
          <w:b/>
          <w:bCs/>
          <w:lang w:eastAsia="zh-CN"/>
        </w:rPr>
        <w:t>Figure 3c</w:t>
      </w:r>
      <w:r w:rsidR="00B554B7">
        <w:rPr>
          <w:rFonts w:ascii="Times New Roman" w:hAnsi="Times New Roman" w:cs="Times New Roman"/>
          <w:lang w:eastAsia="zh-CN"/>
        </w:rPr>
        <w:t>)</w:t>
      </w:r>
      <w:r w:rsidRPr="00DD6C7F">
        <w:rPr>
          <w:rFonts w:ascii="Times New Roman" w:hAnsi="Times New Roman" w:cs="Times New Roman"/>
          <w:lang w:eastAsia="zh-CN"/>
        </w:rPr>
        <w:t xml:space="preserve"> Mo content up to 4 wt.% but declined at higher loadings, </w:t>
      </w:r>
      <w:r w:rsidRPr="00A849B5">
        <w:rPr>
          <w:rFonts w:ascii="Times New Roman" w:hAnsi="Times New Roman" w:cs="Times New Roman"/>
          <w:lang w:eastAsia="zh-CN"/>
        </w:rPr>
        <w:t>attributed to aggregation and the formation of larger particles, which reduce electrochemically accessible active sites</w:t>
      </w:r>
      <w:r w:rsidRPr="00DD6C7F">
        <w:rPr>
          <w:rFonts w:ascii="Times New Roman" w:hAnsi="Times New Roman" w:cs="Times New Roman"/>
          <w:lang w:eastAsia="zh-CN"/>
        </w:rPr>
        <w:t>. Electrochemical</w:t>
      </w:r>
      <w:r w:rsidR="00EC6796">
        <w:rPr>
          <w:rFonts w:ascii="Times New Roman" w:hAnsi="Times New Roman" w:cs="Times New Roman"/>
          <w:lang w:eastAsia="zh-CN"/>
        </w:rPr>
        <w:t>ly</w:t>
      </w:r>
      <w:r w:rsidRPr="00DD6C7F">
        <w:rPr>
          <w:rFonts w:ascii="Times New Roman" w:hAnsi="Times New Roman" w:cs="Times New Roman"/>
          <w:lang w:eastAsia="zh-CN"/>
        </w:rPr>
        <w:t xml:space="preserve"> active surface area (ECSA) measurements confirmed this trend, with maximum ECSA observed at 4 wt.% Mo</w:t>
      </w:r>
      <w:r w:rsidR="009031E1">
        <w:rPr>
          <w:rFonts w:ascii="Times New Roman" w:hAnsi="Times New Roman" w:cs="Times New Roman"/>
          <w:lang w:eastAsia="zh-CN"/>
        </w:rPr>
        <w:t xml:space="preserve"> (</w:t>
      </w:r>
      <w:r w:rsidR="009031E1" w:rsidRPr="00ED17D4">
        <w:rPr>
          <w:rFonts w:ascii="Times New Roman" w:hAnsi="Times New Roman" w:cs="Times New Roman"/>
          <w:b/>
          <w:bCs/>
          <w:lang w:eastAsia="zh-CN"/>
        </w:rPr>
        <w:t>Figures 3d and 3e</w:t>
      </w:r>
      <w:r w:rsidR="009031E1">
        <w:rPr>
          <w:rFonts w:ascii="Times New Roman" w:hAnsi="Times New Roman" w:cs="Times New Roman"/>
          <w:lang w:eastAsia="zh-CN"/>
        </w:rPr>
        <w:t>)</w:t>
      </w:r>
      <w:r w:rsidRPr="00DD6C7F">
        <w:rPr>
          <w:rFonts w:ascii="Times New Roman" w:hAnsi="Times New Roman" w:cs="Times New Roman"/>
          <w:lang w:eastAsia="zh-CN"/>
        </w:rPr>
        <w:t>. This loading was therefore selected as optimal, balancing high active-site density with minimal aggregation and reduced activation polarization. Subsequently, the applied potential was optimized</w:t>
      </w:r>
      <w:r w:rsidR="002E1C6B">
        <w:rPr>
          <w:rFonts w:ascii="Times New Roman" w:hAnsi="Times New Roman" w:cs="Times New Roman"/>
          <w:lang w:eastAsia="zh-CN"/>
        </w:rPr>
        <w:t xml:space="preserve"> (</w:t>
      </w:r>
      <w:r w:rsidR="002E1C6B" w:rsidRPr="00ED17D4">
        <w:rPr>
          <w:rFonts w:ascii="Times New Roman" w:hAnsi="Times New Roman" w:cs="Times New Roman"/>
          <w:b/>
          <w:bCs/>
          <w:lang w:eastAsia="zh-CN"/>
        </w:rPr>
        <w:t>Figure 3f</w:t>
      </w:r>
      <w:r w:rsidR="002E1C6B">
        <w:rPr>
          <w:rFonts w:ascii="Times New Roman" w:hAnsi="Times New Roman" w:cs="Times New Roman"/>
          <w:lang w:eastAsia="zh-CN"/>
        </w:rPr>
        <w:t>)</w:t>
      </w:r>
      <w:r w:rsidRPr="00DD6C7F">
        <w:rPr>
          <w:rFonts w:ascii="Times New Roman" w:hAnsi="Times New Roman" w:cs="Times New Roman"/>
          <w:lang w:eastAsia="zh-CN"/>
        </w:rPr>
        <w:t xml:space="preserve">, with </w:t>
      </w:r>
      <w:r w:rsidR="003708E5">
        <w:rPr>
          <w:rFonts w:ascii="Times New Roman" w:hAnsi="Times New Roman" w:cs="Times New Roman"/>
          <w:lang w:eastAsia="zh-CN"/>
        </w:rPr>
        <w:t>-</w:t>
      </w:r>
      <w:r w:rsidRPr="00DD6C7F">
        <w:rPr>
          <w:rFonts w:ascii="Times New Roman" w:hAnsi="Times New Roman" w:cs="Times New Roman"/>
          <w:lang w:eastAsia="zh-CN"/>
        </w:rPr>
        <w:t>0.2 V vs. RHE yielding the highest Faradaic efficiency and NH</w:t>
      </w:r>
      <w:r w:rsidR="00EC6796"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production. </w:t>
      </w:r>
    </w:p>
    <w:p w14:paraId="1D3CD787" w14:textId="33CA51F1" w:rsidR="00E159C1" w:rsidRDefault="00C94BCE" w:rsidP="00226B99">
      <w:pPr>
        <w:spacing w:line="360" w:lineRule="auto"/>
        <w:jc w:val="both"/>
        <w:rPr>
          <w:rFonts w:ascii="Times New Roman" w:hAnsi="Times New Roman" w:cs="Times New Roman"/>
          <w:lang w:eastAsia="zh-CN"/>
        </w:rPr>
      </w:pPr>
      <w:r>
        <w:rPr>
          <w:noProof/>
        </w:rPr>
        <w:lastRenderedPageBreak/>
        <w:drawing>
          <wp:inline distT="0" distB="0" distL="0" distR="0" wp14:anchorId="4A98B99B" wp14:editId="36EB1045">
            <wp:extent cx="5943600" cy="3367405"/>
            <wp:effectExtent l="0" t="0" r="0" b="0"/>
            <wp:docPr id="1670332509" name="Picture 7" descr="A diagram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2509" name="Picture 7" descr="A diagram of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67405"/>
                    </a:xfrm>
                    <a:prstGeom prst="rect">
                      <a:avLst/>
                    </a:prstGeom>
                  </pic:spPr>
                </pic:pic>
              </a:graphicData>
            </a:graphic>
          </wp:inline>
        </w:drawing>
      </w:r>
    </w:p>
    <w:p w14:paraId="3CD18B21" w14:textId="77777777" w:rsidR="00E159C1" w:rsidRDefault="00E159C1" w:rsidP="00226B99">
      <w:pPr>
        <w:spacing w:line="360" w:lineRule="auto"/>
        <w:jc w:val="both"/>
        <w:rPr>
          <w:rFonts w:ascii="Times New Roman" w:hAnsi="Times New Roman" w:cs="Times New Roman"/>
          <w:lang w:eastAsia="zh-CN"/>
        </w:rPr>
      </w:pPr>
    </w:p>
    <w:p w14:paraId="4761A120" w14:textId="3F54252F" w:rsidR="00962C09" w:rsidRPr="00226B99" w:rsidRDefault="00C94BCE" w:rsidP="00226B99">
      <w:pPr>
        <w:jc w:val="both"/>
        <w:rPr>
          <w:rFonts w:ascii="Times New Roman" w:hAnsi="Times New Roman" w:cs="Times New Roman"/>
          <w:sz w:val="22"/>
          <w:szCs w:val="22"/>
          <w:lang w:eastAsia="zh-CN"/>
        </w:rPr>
      </w:pPr>
      <w:r w:rsidRPr="00226B99">
        <w:rPr>
          <w:rFonts w:ascii="Times New Roman" w:hAnsi="Times New Roman" w:cs="Times New Roman"/>
          <w:b/>
          <w:bCs/>
          <w:sz w:val="22"/>
          <w:szCs w:val="22"/>
          <w:lang w:eastAsia="zh-CN"/>
        </w:rPr>
        <w:t>Figure 3.</w:t>
      </w:r>
      <w:r w:rsidRPr="00226B99">
        <w:rPr>
          <w:rFonts w:ascii="Times New Roman" w:hAnsi="Times New Roman" w:cs="Times New Roman"/>
          <w:sz w:val="22"/>
          <w:szCs w:val="22"/>
          <w:lang w:eastAsia="zh-CN"/>
        </w:rPr>
        <w:t xml:space="preserve"> </w:t>
      </w:r>
      <w:r w:rsidR="00285A92" w:rsidRPr="00226B99">
        <w:rPr>
          <w:rFonts w:ascii="Times New Roman" w:hAnsi="Times New Roman" w:cs="Times New Roman"/>
          <w:b/>
          <w:bCs/>
          <w:sz w:val="22"/>
          <w:szCs w:val="22"/>
        </w:rPr>
        <w:t>Gas-diffusion flow cell architecture and nitrogen reduction performance</w:t>
      </w:r>
      <w:r w:rsidR="00962C09" w:rsidRPr="00226B99">
        <w:rPr>
          <w:rFonts w:ascii="Times New Roman" w:hAnsi="Times New Roman" w:cs="Times New Roman"/>
          <w:b/>
          <w:bCs/>
          <w:sz w:val="22"/>
          <w:szCs w:val="22"/>
        </w:rPr>
        <w:t>.</w:t>
      </w:r>
      <w:r w:rsidR="00962C09" w:rsidRPr="00226B99">
        <w:rPr>
          <w:rFonts w:ascii="Times New Roman" w:hAnsi="Times New Roman" w:cs="Times New Roman"/>
          <w:sz w:val="22"/>
          <w:szCs w:val="22"/>
        </w:rPr>
        <w:t xml:space="preserve"> (a) Schematic illustration of gas diffusion flow cell, (b) </w:t>
      </w:r>
      <w:r w:rsidR="00962C09" w:rsidRPr="00226B99">
        <w:rPr>
          <w:rFonts w:ascii="Times New Roman" w:hAnsi="Times New Roman" w:cs="Times New Roman"/>
          <w:sz w:val="22"/>
          <w:szCs w:val="22"/>
          <w:lang w:eastAsia="zh-CN"/>
        </w:rPr>
        <w:t>gas-solid-liquid three-phase interface</w:t>
      </w:r>
      <w:r w:rsidR="00962C09" w:rsidRPr="00226B99">
        <w:rPr>
          <w:rFonts w:ascii="Times New Roman" w:hAnsi="Times New Roman" w:cs="Times New Roman"/>
          <w:sz w:val="22"/>
          <w:szCs w:val="22"/>
        </w:rPr>
        <w:t xml:space="preserve"> on the gas diffusion electrode. (c) </w:t>
      </w:r>
      <w:r w:rsidR="00BA50C9">
        <w:rPr>
          <w:rFonts w:ascii="Times New Roman" w:hAnsi="Times New Roman" w:cs="Times New Roman"/>
          <w:sz w:val="22"/>
          <w:szCs w:val="22"/>
        </w:rPr>
        <w:t>Faradaic</w:t>
      </w:r>
      <w:r w:rsidR="00962C09" w:rsidRPr="00226B99">
        <w:rPr>
          <w:rFonts w:ascii="Times New Roman" w:hAnsi="Times New Roman" w:cs="Times New Roman"/>
          <w:sz w:val="22"/>
          <w:szCs w:val="22"/>
        </w:rPr>
        <w:t xml:space="preserve"> efficiencies and NH</w:t>
      </w:r>
      <w:r w:rsidR="00962C09" w:rsidRPr="00226B99">
        <w:rPr>
          <w:rFonts w:ascii="Times New Roman" w:hAnsi="Times New Roman" w:cs="Times New Roman"/>
          <w:sz w:val="22"/>
          <w:szCs w:val="22"/>
          <w:vertAlign w:val="subscript"/>
        </w:rPr>
        <w:t>3</w:t>
      </w:r>
      <w:r w:rsidR="00962C09" w:rsidRPr="00226B99">
        <w:rPr>
          <w:rFonts w:ascii="Times New Roman" w:hAnsi="Times New Roman" w:cs="Times New Roman"/>
          <w:sz w:val="22"/>
          <w:szCs w:val="22"/>
        </w:rPr>
        <w:t xml:space="preserve"> yield rate of Mo</w:t>
      </w:r>
      <w:r w:rsidR="00DF7980" w:rsidRPr="00226B99">
        <w:rPr>
          <w:rFonts w:ascii="Times New Roman" w:hAnsi="Times New Roman" w:cs="Times New Roman"/>
          <w:sz w:val="22"/>
          <w:szCs w:val="22"/>
        </w:rPr>
        <w:t>-</w:t>
      </w:r>
      <w:r w:rsidR="00962C09" w:rsidRPr="00226B99">
        <w:rPr>
          <w:rFonts w:ascii="Times New Roman" w:hAnsi="Times New Roman" w:cs="Times New Roman"/>
          <w:sz w:val="22"/>
          <w:szCs w:val="22"/>
        </w:rPr>
        <w:t>N</w:t>
      </w:r>
      <w:r w:rsidR="00DF7980" w:rsidRPr="00226B99">
        <w:rPr>
          <w:rFonts w:ascii="Times New Roman" w:hAnsi="Times New Roman" w:cs="Times New Roman"/>
          <w:sz w:val="22"/>
          <w:szCs w:val="22"/>
        </w:rPr>
        <w:t>/</w:t>
      </w:r>
      <w:r w:rsidR="00962C09" w:rsidRPr="00226B99">
        <w:rPr>
          <w:rFonts w:ascii="Times New Roman" w:hAnsi="Times New Roman" w:cs="Times New Roman"/>
          <w:sz w:val="22"/>
          <w:szCs w:val="22"/>
        </w:rPr>
        <w:t xml:space="preserve">C catalysts </w:t>
      </w:r>
      <w:r w:rsidR="00962C09" w:rsidRPr="00226B99">
        <w:rPr>
          <w:rFonts w:ascii="Times New Roman" w:hAnsi="Times New Roman" w:cs="Times New Roman"/>
          <w:sz w:val="22"/>
          <w:szCs w:val="22"/>
          <w:lang w:eastAsia="zh-CN"/>
        </w:rPr>
        <w:t>in different Mo contents (wt. %)</w:t>
      </w:r>
      <w:r w:rsidR="00962C09" w:rsidRPr="00226B99">
        <w:rPr>
          <w:rFonts w:ascii="Times New Roman" w:hAnsi="Times New Roman" w:cs="Times New Roman"/>
          <w:sz w:val="22"/>
          <w:szCs w:val="22"/>
        </w:rPr>
        <w:t xml:space="preserve"> in </w:t>
      </w:r>
      <w:r w:rsidR="00962C09" w:rsidRPr="00226B99">
        <w:rPr>
          <w:rFonts w:ascii="Times New Roman" w:hAnsi="Times New Roman" w:cs="Times New Roman"/>
          <w:sz w:val="22"/>
          <w:szCs w:val="22"/>
          <w:lang w:eastAsia="zh-CN"/>
        </w:rPr>
        <w:t>optimized conditions. (d</w:t>
      </w:r>
      <w:r w:rsidR="00962C09" w:rsidRPr="00226B99">
        <w:rPr>
          <w:rFonts w:ascii="Times New Roman" w:hAnsi="Times New Roman" w:cs="Times New Roman" w:hint="eastAsia"/>
          <w:sz w:val="22"/>
          <w:szCs w:val="22"/>
          <w:lang w:eastAsia="zh-CN"/>
        </w:rPr>
        <w:t>)</w:t>
      </w:r>
      <w:r w:rsidR="00962C09" w:rsidRPr="00226B99">
        <w:rPr>
          <w:rFonts w:ascii="Times New Roman" w:hAnsi="Times New Roman" w:cs="Times New Roman"/>
          <w:sz w:val="22"/>
          <w:szCs w:val="22"/>
          <w:lang w:eastAsia="zh-CN"/>
        </w:rPr>
        <w:t xml:space="preserve"> Plots of capacitive current density vs. scan rate for as-synthesized </w:t>
      </w:r>
      <w:r w:rsidR="00962C09" w:rsidRPr="00226B99">
        <w:rPr>
          <w:rFonts w:ascii="Times New Roman" w:hAnsi="Times New Roman" w:cs="Times New Roman"/>
          <w:sz w:val="22"/>
          <w:szCs w:val="22"/>
        </w:rPr>
        <w:t>Mo/N-C catalysts</w:t>
      </w:r>
      <w:r w:rsidR="00962C09" w:rsidRPr="00226B99">
        <w:rPr>
          <w:rFonts w:ascii="Times New Roman" w:hAnsi="Times New Roman" w:cs="Times New Roman"/>
          <w:sz w:val="22"/>
          <w:szCs w:val="22"/>
          <w:lang w:eastAsia="zh-CN"/>
        </w:rPr>
        <w:t xml:space="preserve"> in different Mo contents (wt. %) in a non-</w:t>
      </w:r>
      <w:r w:rsidR="00BA50C9">
        <w:rPr>
          <w:rFonts w:ascii="Times New Roman" w:hAnsi="Times New Roman" w:cs="Times New Roman"/>
          <w:sz w:val="22"/>
          <w:szCs w:val="22"/>
          <w:lang w:eastAsia="zh-CN"/>
        </w:rPr>
        <w:t>Faradaic</w:t>
      </w:r>
      <w:r w:rsidR="00962C09" w:rsidRPr="00226B99">
        <w:rPr>
          <w:rFonts w:ascii="Times New Roman" w:hAnsi="Times New Roman" w:cs="Times New Roman"/>
          <w:sz w:val="22"/>
          <w:szCs w:val="22"/>
          <w:lang w:eastAsia="zh-CN"/>
        </w:rPr>
        <w:t xml:space="preserve"> range (0.1-0.3 V vs. RHE). (e) Plots of calculated double-layer capacitance (</w:t>
      </w:r>
      <w:proofErr w:type="spellStart"/>
      <w:r w:rsidR="00962C09" w:rsidRPr="00226B99">
        <w:rPr>
          <w:rFonts w:ascii="Times New Roman" w:hAnsi="Times New Roman" w:cs="Times New Roman"/>
          <w:sz w:val="22"/>
          <w:szCs w:val="22"/>
          <w:lang w:eastAsia="zh-CN"/>
        </w:rPr>
        <w:t>C</w:t>
      </w:r>
      <w:r w:rsidR="00962C09" w:rsidRPr="00226B99">
        <w:rPr>
          <w:rFonts w:ascii="Times New Roman" w:hAnsi="Times New Roman" w:cs="Times New Roman"/>
          <w:sz w:val="22"/>
          <w:szCs w:val="22"/>
          <w:vertAlign w:val="subscript"/>
          <w:lang w:eastAsia="zh-CN"/>
        </w:rPr>
        <w:t>dl</w:t>
      </w:r>
      <w:proofErr w:type="spellEnd"/>
      <w:r w:rsidR="00962C09" w:rsidRPr="00226B99">
        <w:rPr>
          <w:rFonts w:ascii="Times New Roman" w:hAnsi="Times New Roman" w:cs="Times New Roman"/>
          <w:sz w:val="22"/>
          <w:szCs w:val="22"/>
          <w:lang w:eastAsia="zh-CN"/>
        </w:rPr>
        <w:t>) values vs. Mo contents.</w:t>
      </w:r>
      <w:r w:rsidR="00962C09" w:rsidRPr="00226B99">
        <w:rPr>
          <w:rFonts w:ascii="Times New Roman" w:hAnsi="Times New Roman" w:cs="Times New Roman"/>
          <w:sz w:val="22"/>
          <w:szCs w:val="22"/>
        </w:rPr>
        <w:t xml:space="preserve"> f) </w:t>
      </w:r>
      <w:r w:rsidR="00BA50C9">
        <w:rPr>
          <w:rFonts w:ascii="Times New Roman" w:hAnsi="Times New Roman" w:cs="Times New Roman"/>
          <w:sz w:val="22"/>
          <w:szCs w:val="22"/>
        </w:rPr>
        <w:t>Faradaic</w:t>
      </w:r>
      <w:r w:rsidR="00962C09" w:rsidRPr="00226B99">
        <w:rPr>
          <w:rFonts w:ascii="Times New Roman" w:hAnsi="Times New Roman" w:cs="Times New Roman"/>
          <w:sz w:val="22"/>
          <w:szCs w:val="22"/>
        </w:rPr>
        <w:t xml:space="preserve"> efficiencies and NH</w:t>
      </w:r>
      <w:r w:rsidR="00962C09" w:rsidRPr="00226B99">
        <w:rPr>
          <w:rFonts w:ascii="Times New Roman" w:hAnsi="Times New Roman" w:cs="Times New Roman"/>
          <w:sz w:val="22"/>
          <w:szCs w:val="22"/>
          <w:vertAlign w:val="subscript"/>
        </w:rPr>
        <w:t>3</w:t>
      </w:r>
      <w:r w:rsidR="00962C09" w:rsidRPr="00226B99">
        <w:rPr>
          <w:rFonts w:ascii="Times New Roman" w:hAnsi="Times New Roman" w:cs="Times New Roman"/>
          <w:sz w:val="22"/>
          <w:szCs w:val="22"/>
        </w:rPr>
        <w:t xml:space="preserve"> yield rate of 4 wt</w:t>
      </w:r>
      <w:r w:rsidR="00962C09" w:rsidRPr="00226B99">
        <w:rPr>
          <w:rFonts w:ascii="Times New Roman" w:hAnsi="Times New Roman" w:cs="Times New Roman" w:hint="eastAsia"/>
          <w:sz w:val="22"/>
          <w:szCs w:val="22"/>
          <w:lang w:eastAsia="zh-CN"/>
        </w:rPr>
        <w:t>.</w:t>
      </w:r>
      <w:r w:rsidR="00962C09" w:rsidRPr="00226B99">
        <w:rPr>
          <w:rFonts w:ascii="Times New Roman" w:hAnsi="Times New Roman" w:cs="Times New Roman"/>
          <w:sz w:val="22"/>
          <w:szCs w:val="22"/>
          <w:lang w:eastAsia="zh-CN"/>
        </w:rPr>
        <w:t xml:space="preserve"> %</w:t>
      </w:r>
      <w:r w:rsidR="00962C09" w:rsidRPr="00226B99">
        <w:rPr>
          <w:rFonts w:ascii="Times New Roman" w:hAnsi="Times New Roman" w:cs="Times New Roman"/>
          <w:sz w:val="22"/>
          <w:szCs w:val="22"/>
        </w:rPr>
        <w:t xml:space="preserve"> Mo/C-N-21 GDE applied at -0.1, -0.2, -0.3, -0.4, and -0.5 V vs. RHE in flow cell</w:t>
      </w:r>
      <w:r w:rsidR="00962C09" w:rsidRPr="00226B99">
        <w:rPr>
          <w:rFonts w:ascii="Times New Roman" w:hAnsi="Times New Roman" w:cs="Times New Roman"/>
          <w:b/>
          <w:bCs/>
          <w:sz w:val="22"/>
          <w:szCs w:val="22"/>
        </w:rPr>
        <w:t>.</w:t>
      </w:r>
    </w:p>
    <w:p w14:paraId="4AEF1EE8" w14:textId="77777777" w:rsidR="00962C09" w:rsidRDefault="00962C09" w:rsidP="00226B99">
      <w:pPr>
        <w:spacing w:line="360" w:lineRule="auto"/>
        <w:jc w:val="both"/>
        <w:rPr>
          <w:rFonts w:ascii="Times New Roman" w:hAnsi="Times New Roman" w:cs="Times New Roman"/>
          <w:lang w:eastAsia="zh-CN"/>
        </w:rPr>
      </w:pPr>
    </w:p>
    <w:p w14:paraId="73B66583" w14:textId="01A198AF" w:rsidR="001F7B85" w:rsidRDefault="001F7B85" w:rsidP="001F7B85">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 xml:space="preserve">FTIR spectroscopy revealed </w:t>
      </w:r>
      <w:r>
        <w:rPr>
          <w:rFonts w:ascii="Times New Roman" w:hAnsi="Times New Roman" w:cs="Times New Roman"/>
          <w:lang w:eastAsia="zh-CN"/>
        </w:rPr>
        <w:t>(</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 xml:space="preserve">15) </w:t>
      </w:r>
      <w:r w:rsidRPr="00DD6C7F">
        <w:rPr>
          <w:rFonts w:ascii="Times New Roman" w:hAnsi="Times New Roman" w:cs="Times New Roman"/>
          <w:lang w:eastAsia="zh-CN"/>
        </w:rPr>
        <w:t>the progressive growth of peaks corresponding to H</w:t>
      </w:r>
      <w:r>
        <w:rPr>
          <w:rFonts w:ascii="Times New Roman" w:hAnsi="Times New Roman" w:cs="Times New Roman"/>
          <w:lang w:eastAsia="zh-CN"/>
        </w:rPr>
        <w:t>-</w:t>
      </w:r>
      <w:r w:rsidRPr="00DD6C7F">
        <w:rPr>
          <w:rFonts w:ascii="Times New Roman" w:hAnsi="Times New Roman" w:cs="Times New Roman"/>
          <w:lang w:eastAsia="zh-CN"/>
        </w:rPr>
        <w:t>N</w:t>
      </w:r>
      <w:r>
        <w:rPr>
          <w:rFonts w:ascii="Times New Roman" w:hAnsi="Times New Roman" w:cs="Times New Roman"/>
          <w:lang w:eastAsia="zh-CN"/>
        </w:rPr>
        <w:t>-</w:t>
      </w:r>
      <w:r w:rsidRPr="00DD6C7F">
        <w:rPr>
          <w:rFonts w:ascii="Times New Roman" w:hAnsi="Times New Roman" w:cs="Times New Roman"/>
          <w:lang w:eastAsia="zh-CN"/>
        </w:rPr>
        <w:t xml:space="preserve">H bending, </w:t>
      </w:r>
      <w:r>
        <w:rPr>
          <w:rFonts w:ascii="Times New Roman" w:hAnsi="Times New Roman" w:cs="Times New Roman"/>
          <w:lang w:eastAsia="zh-CN"/>
        </w:rPr>
        <w:t>-</w:t>
      </w:r>
      <w:r w:rsidRPr="00DD6C7F">
        <w:rPr>
          <w:rFonts w:ascii="Times New Roman" w:hAnsi="Times New Roman" w:cs="Times New Roman"/>
          <w:lang w:eastAsia="zh-CN"/>
        </w:rPr>
        <w:t>NH</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 xml:space="preserve"> wagging, and N</w:t>
      </w:r>
      <w:r>
        <w:rPr>
          <w:rFonts w:ascii="Times New Roman" w:hAnsi="Times New Roman" w:cs="Times New Roman"/>
          <w:lang w:eastAsia="zh-CN"/>
        </w:rPr>
        <w:t>-</w:t>
      </w:r>
      <w:r w:rsidRPr="00DD6C7F">
        <w:rPr>
          <w:rFonts w:ascii="Times New Roman" w:hAnsi="Times New Roman" w:cs="Times New Roman"/>
          <w:lang w:eastAsia="zh-CN"/>
        </w:rPr>
        <w:t>N stretching of adsorbed N</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Hy (1&lt;y&lt;4), consistent with an associative N</w:t>
      </w:r>
      <w:r w:rsidRPr="00A849B5">
        <w:rPr>
          <w:rFonts w:ascii="Times New Roman" w:hAnsi="Times New Roman" w:cs="Times New Roman"/>
          <w:vertAlign w:val="subscript"/>
          <w:lang w:eastAsia="zh-CN"/>
        </w:rPr>
        <w:t>2</w:t>
      </w:r>
      <w:r w:rsidRPr="00DD6C7F">
        <w:rPr>
          <w:rFonts w:ascii="Times New Roman" w:hAnsi="Times New Roman" w:cs="Times New Roman"/>
          <w:lang w:eastAsia="zh-CN"/>
        </w:rPr>
        <w:t>-to-NH</w:t>
      </w:r>
      <w:r w:rsidRPr="00A849B5">
        <w:rPr>
          <w:rFonts w:ascii="Times New Roman" w:hAnsi="Times New Roman" w:cs="Times New Roman"/>
          <w:vertAlign w:val="subscript"/>
          <w:lang w:eastAsia="zh-CN"/>
        </w:rPr>
        <w:t>3</w:t>
      </w:r>
      <w:r w:rsidRPr="00DD6C7F">
        <w:rPr>
          <w:rFonts w:ascii="Times New Roman" w:hAnsi="Times New Roman" w:cs="Times New Roman"/>
          <w:lang w:eastAsia="zh-CN"/>
        </w:rPr>
        <w:t xml:space="preserve"> reaction pathway reported for Mo-based catalysts.</w:t>
      </w:r>
      <w:r>
        <w:rPr>
          <w:rFonts w:ascii="Times New Roman" w:hAnsi="Times New Roman" w:cs="Times New Roman"/>
          <w:lang w:eastAsia="zh-CN"/>
        </w:rPr>
        <w:fldChar w:fldCharType="begin">
          <w:fldData xml:space="preserve">PEVuZE5vdGU+PENpdGU+PEF1dGhvcj5ZYW88L0F1dGhvcj48WWVhcj4yMDE4PC9ZZWFyPjxSZWNO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PEVuZE5vdGU+PENpdGU+PEF1dGhvcj5ZYW88L0F1dGhvcj48WWVhcj4yMDE4PC9ZZWFyPjxSZWNO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1" w:tooltip="Yao, 2018 #3" w:history="1">
        <w:r w:rsidR="009C3555" w:rsidRPr="009C3555">
          <w:rPr>
            <w:rFonts w:ascii="Times New Roman" w:hAnsi="Times New Roman" w:cs="Times New Roman"/>
            <w:noProof/>
            <w:vertAlign w:val="superscript"/>
            <w:lang w:eastAsia="zh-CN"/>
          </w:rPr>
          <w:t>31</w:t>
        </w:r>
      </w:hyperlink>
      <w:r w:rsidR="009C3555" w:rsidRPr="009C3555">
        <w:rPr>
          <w:rFonts w:ascii="Times New Roman" w:hAnsi="Times New Roman" w:cs="Times New Roman"/>
          <w:noProof/>
          <w:vertAlign w:val="superscript"/>
          <w:lang w:eastAsia="zh-CN"/>
        </w:rPr>
        <w:t xml:space="preserve">, </w:t>
      </w:r>
      <w:hyperlink w:anchor="_ENREF_32" w:tooltip="Li, 2020 #5" w:history="1">
        <w:r w:rsidR="009C3555" w:rsidRPr="009C3555">
          <w:rPr>
            <w:rFonts w:ascii="Times New Roman" w:hAnsi="Times New Roman" w:cs="Times New Roman"/>
            <w:noProof/>
            <w:vertAlign w:val="superscript"/>
            <w:lang w:eastAsia="zh-CN"/>
          </w:rPr>
          <w:t>32</w:t>
        </w:r>
      </w:hyperlink>
      <w:r>
        <w:rPr>
          <w:rFonts w:ascii="Times New Roman" w:hAnsi="Times New Roman" w:cs="Times New Roman"/>
          <w:lang w:eastAsia="zh-CN"/>
        </w:rPr>
        <w:fldChar w:fldCharType="end"/>
      </w:r>
      <w:r>
        <w:rPr>
          <w:rFonts w:ascii="Times New Roman" w:hAnsi="Times New Roman" w:cs="Times New Roman"/>
          <w:lang w:eastAsia="zh-CN"/>
        </w:rPr>
        <w:t xml:space="preserve"> </w:t>
      </w:r>
      <w:r w:rsidRPr="00DD6C7F">
        <w:rPr>
          <w:rFonts w:ascii="Times New Roman" w:hAnsi="Times New Roman" w:cs="Times New Roman"/>
          <w:lang w:eastAsia="zh-CN"/>
        </w:rPr>
        <w:t>To confirm the origin of NH</w:t>
      </w:r>
      <w:r w:rsidRPr="00ED17D4">
        <w:rPr>
          <w:rFonts w:ascii="Times New Roman" w:hAnsi="Times New Roman" w:cs="Times New Roman"/>
          <w:vertAlign w:val="subscript"/>
          <w:lang w:eastAsia="zh-CN"/>
        </w:rPr>
        <w:t>3</w:t>
      </w:r>
      <w:r w:rsidRPr="00DD6C7F">
        <w:rPr>
          <w:rFonts w:ascii="Times New Roman" w:hAnsi="Times New Roman" w:cs="Times New Roman"/>
          <w:lang w:eastAsia="zh-CN"/>
        </w:rPr>
        <w:t xml:space="preserve"> and exclude false positives, control experiments were conducted with </w:t>
      </w:r>
      <w:proofErr w:type="spellStart"/>
      <w:r w:rsidRPr="00DD6C7F">
        <w:rPr>
          <w:rFonts w:ascii="Times New Roman" w:hAnsi="Times New Roman" w:cs="Times New Roman"/>
          <w:lang w:eastAsia="zh-CN"/>
        </w:rPr>
        <w:t>Ar</w:t>
      </w:r>
      <w:proofErr w:type="spellEnd"/>
      <w:r w:rsidRPr="00DD6C7F">
        <w:rPr>
          <w:rFonts w:ascii="Times New Roman" w:hAnsi="Times New Roman" w:cs="Times New Roman"/>
          <w:lang w:eastAsia="zh-CN"/>
        </w:rPr>
        <w:t>, a blank GDE, and no applied potential, all showing negligible NH</w:t>
      </w:r>
      <w:r w:rsidRPr="00ED17D4">
        <w:rPr>
          <w:rFonts w:ascii="Times New Roman" w:hAnsi="Times New Roman" w:cs="Times New Roman"/>
          <w:vertAlign w:val="subscript"/>
          <w:lang w:eastAsia="zh-CN"/>
        </w:rPr>
        <w:t>3</w:t>
      </w:r>
      <w:r w:rsidRPr="00DD6C7F">
        <w:rPr>
          <w:rFonts w:ascii="Times New Roman" w:hAnsi="Times New Roman" w:cs="Times New Roman"/>
          <w:lang w:eastAsia="zh-CN"/>
        </w:rPr>
        <w:t xml:space="preserve"> formation</w:t>
      </w:r>
      <w:r>
        <w:rPr>
          <w:rFonts w:ascii="Times New Roman" w:hAnsi="Times New Roman" w:cs="Times New Roman"/>
          <w:lang w:eastAsia="zh-CN"/>
        </w:rPr>
        <w:t xml:space="preserve"> (</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16 and S17)</w:t>
      </w:r>
      <w:r w:rsidRPr="00DD6C7F">
        <w:rPr>
          <w:rFonts w:ascii="Times New Roman" w:hAnsi="Times New Roman" w:cs="Times New Roman"/>
          <w:lang w:eastAsia="zh-CN"/>
        </w:rPr>
        <w:t xml:space="preserve">. Isotope-labeling with </w:t>
      </w:r>
      <w:r w:rsidRPr="008B3A81">
        <w:rPr>
          <w:rFonts w:ascii="Times New Roman" w:hAnsi="Times New Roman" w:cs="Times New Roman"/>
          <w:vertAlign w:val="superscript"/>
          <w:lang w:eastAsia="zh-CN"/>
        </w:rPr>
        <w:t>15</w:t>
      </w:r>
      <w:r w:rsidRPr="00DD6C7F">
        <w:rPr>
          <w:rFonts w:ascii="Times New Roman" w:hAnsi="Times New Roman" w:cs="Times New Roman"/>
          <w:lang w:eastAsia="zh-CN"/>
        </w:rPr>
        <w:t>N</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 xml:space="preserve"> further verified that the detected NH</w:t>
      </w:r>
      <w:r w:rsidRPr="00360571">
        <w:rPr>
          <w:rFonts w:ascii="Times New Roman" w:hAnsi="Times New Roman" w:cs="Times New Roman"/>
          <w:vertAlign w:val="subscript"/>
          <w:lang w:eastAsia="zh-CN"/>
        </w:rPr>
        <w:t>3</w:t>
      </w:r>
      <w:r w:rsidRPr="00DD6C7F">
        <w:rPr>
          <w:rFonts w:ascii="Times New Roman" w:hAnsi="Times New Roman" w:cs="Times New Roman"/>
          <w:lang w:eastAsia="zh-CN"/>
        </w:rPr>
        <w:t xml:space="preserve"> originated from the supplied nitrogen.</w:t>
      </w:r>
      <w:r w:rsidRPr="002F12E5">
        <w:rPr>
          <w:rFonts w:ascii="Times New Roman" w:hAnsi="Times New Roman" w:cs="Times New Roman"/>
          <w:lang w:eastAsia="zh-CN"/>
        </w:rPr>
        <w:t xml:space="preserve"> </w:t>
      </w:r>
      <w:r w:rsidRPr="00AC6E14">
        <w:rPr>
          <w:rFonts w:ascii="Times New Roman" w:hAnsi="Times New Roman" w:cs="Times New Roman"/>
          <w:lang w:eastAsia="zh-CN"/>
        </w:rPr>
        <w:t xml:space="preserve">Two peaks representing </w:t>
      </w:r>
      <w:r w:rsidRPr="00AC6E14">
        <w:rPr>
          <w:rFonts w:ascii="Times New Roman" w:hAnsi="Times New Roman" w:cs="Times New Roman"/>
          <w:vertAlign w:val="superscript"/>
          <w:lang w:eastAsia="zh-CN"/>
        </w:rPr>
        <w:t>15</w:t>
      </w:r>
      <w:r w:rsidRPr="00AC6E14">
        <w:rPr>
          <w:rFonts w:ascii="Times New Roman" w:hAnsi="Times New Roman" w:cs="Times New Roman"/>
          <w:lang w:eastAsia="zh-CN"/>
        </w:rPr>
        <w:t>NH</w:t>
      </w:r>
      <w:r w:rsidRPr="00AC6E14">
        <w:rPr>
          <w:rFonts w:ascii="Times New Roman" w:hAnsi="Times New Roman" w:cs="Times New Roman"/>
          <w:vertAlign w:val="subscript"/>
          <w:lang w:eastAsia="zh-CN"/>
        </w:rPr>
        <w:t>3</w:t>
      </w:r>
      <w:r w:rsidRPr="00AC6E14">
        <w:rPr>
          <w:rFonts w:ascii="Times New Roman" w:hAnsi="Times New Roman" w:cs="Times New Roman"/>
          <w:lang w:eastAsia="zh-CN"/>
        </w:rPr>
        <w:t xml:space="preserve"> were identified in the sample after </w:t>
      </w:r>
      <w:r>
        <w:rPr>
          <w:rFonts w:ascii="Times New Roman" w:hAnsi="Times New Roman" w:cs="Times New Roman"/>
          <w:lang w:eastAsia="zh-CN"/>
        </w:rPr>
        <w:t xml:space="preserve">the </w:t>
      </w:r>
      <w:r w:rsidRPr="00AC6E14">
        <w:rPr>
          <w:rFonts w:ascii="Times New Roman" w:hAnsi="Times New Roman" w:cs="Times New Roman"/>
          <w:lang w:eastAsia="zh-CN"/>
        </w:rPr>
        <w:t xml:space="preserve">reaction, which </w:t>
      </w:r>
      <w:r>
        <w:rPr>
          <w:rFonts w:ascii="Times New Roman" w:hAnsi="Times New Roman" w:cs="Times New Roman"/>
          <w:lang w:eastAsia="zh-CN"/>
        </w:rPr>
        <w:t xml:space="preserve">is </w:t>
      </w:r>
      <w:r w:rsidRPr="00AC6E14">
        <w:rPr>
          <w:rFonts w:ascii="Times New Roman" w:hAnsi="Times New Roman" w:cs="Times New Roman"/>
          <w:lang w:eastAsia="zh-CN"/>
        </w:rPr>
        <w:t>consistent with the control experiments.</w:t>
      </w:r>
      <w:r>
        <w:rPr>
          <w:rFonts w:ascii="Times New Roman" w:hAnsi="Times New Roman" w:cs="Times New Roman"/>
          <w:lang w:eastAsia="zh-CN"/>
        </w:rPr>
        <w:fldChar w:fldCharType="begin">
          <w:fldData xml:space="preserve">PEVuZE5vdGU+PENpdGU+PEF1dGhvcj5XaWxkZXI8L0F1dGhvcj48WWVhcj4yMDI0PC9ZZWFyPjxS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PEVuZE5vdGU+PENpdGU+PEF1dGhvcj5XaWxkZXI8L0F1dGhvcj48WWVhcj4yMDI0PC9ZZWFyPjxS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3" w:tooltip="Wilder, 2024 #3" w:history="1">
        <w:r w:rsidR="009C3555" w:rsidRPr="009C3555">
          <w:rPr>
            <w:rFonts w:ascii="Times New Roman" w:hAnsi="Times New Roman" w:cs="Times New Roman"/>
            <w:noProof/>
            <w:vertAlign w:val="superscript"/>
            <w:lang w:eastAsia="zh-CN"/>
          </w:rPr>
          <w:t>33</w:t>
        </w:r>
      </w:hyperlink>
      <w:r w:rsidR="009C3555" w:rsidRPr="009C3555">
        <w:rPr>
          <w:rFonts w:ascii="Times New Roman" w:hAnsi="Times New Roman" w:cs="Times New Roman"/>
          <w:noProof/>
          <w:vertAlign w:val="superscript"/>
          <w:lang w:eastAsia="zh-CN"/>
        </w:rPr>
        <w:t xml:space="preserve">, </w:t>
      </w:r>
      <w:hyperlink w:anchor="_ENREF_34" w:tooltip="Wang, 2020 #4" w:history="1">
        <w:r w:rsidR="009C3555" w:rsidRPr="009C3555">
          <w:rPr>
            <w:rFonts w:ascii="Times New Roman" w:hAnsi="Times New Roman" w:cs="Times New Roman"/>
            <w:noProof/>
            <w:vertAlign w:val="superscript"/>
            <w:lang w:eastAsia="zh-CN"/>
          </w:rPr>
          <w:t>34</w:t>
        </w:r>
      </w:hyperlink>
      <w:r>
        <w:rPr>
          <w:rFonts w:ascii="Times New Roman" w:hAnsi="Times New Roman" w:cs="Times New Roman"/>
          <w:lang w:eastAsia="zh-CN"/>
        </w:rPr>
        <w:fldChar w:fldCharType="end"/>
      </w:r>
      <w:r w:rsidRPr="00AC6E14">
        <w:rPr>
          <w:rFonts w:ascii="Times New Roman" w:hAnsi="Times New Roman" w:cs="Times New Roman"/>
          <w:lang w:eastAsia="zh-CN"/>
        </w:rPr>
        <w:t xml:space="preserve"> </w:t>
      </w:r>
      <w:r>
        <w:rPr>
          <w:rFonts w:ascii="Times New Roman" w:hAnsi="Times New Roman" w:cs="Times New Roman"/>
          <w:lang w:eastAsia="zh-CN"/>
        </w:rPr>
        <w:t>T</w:t>
      </w:r>
      <w:r w:rsidRPr="00590E9D">
        <w:rPr>
          <w:rFonts w:ascii="Times New Roman" w:hAnsi="Times New Roman" w:cs="Times New Roman"/>
          <w:lang w:eastAsia="zh-CN"/>
        </w:rPr>
        <w:t>he increased detection of NH</w:t>
      </w:r>
      <w:r w:rsidRPr="00590E9D">
        <w:rPr>
          <w:rFonts w:ascii="Times New Roman" w:hAnsi="Times New Roman" w:cs="Times New Roman"/>
          <w:vertAlign w:val="subscript"/>
          <w:lang w:eastAsia="zh-CN"/>
        </w:rPr>
        <w:t>3</w:t>
      </w:r>
      <w:r w:rsidRPr="00590E9D">
        <w:rPr>
          <w:rFonts w:ascii="Times New Roman" w:hAnsi="Times New Roman" w:cs="Times New Roman"/>
          <w:lang w:eastAsia="zh-CN"/>
        </w:rPr>
        <w:t xml:space="preserve"> can be attributed to the electrocatalytic reduction of the supplied N</w:t>
      </w:r>
      <w:r w:rsidRPr="00590E9D">
        <w:rPr>
          <w:rFonts w:ascii="Times New Roman" w:hAnsi="Times New Roman" w:cs="Times New Roman"/>
          <w:vertAlign w:val="subscript"/>
          <w:lang w:eastAsia="zh-CN"/>
        </w:rPr>
        <w:t>2</w:t>
      </w:r>
      <w:r w:rsidRPr="00590E9D">
        <w:rPr>
          <w:rFonts w:ascii="Times New Roman" w:hAnsi="Times New Roman" w:cs="Times New Roman"/>
          <w:lang w:eastAsia="zh-CN"/>
        </w:rPr>
        <w:t xml:space="preserve"> in the experiment</w:t>
      </w:r>
      <w:r>
        <w:rPr>
          <w:rFonts w:ascii="Times New Roman" w:hAnsi="Times New Roman" w:cs="Times New Roman"/>
          <w:lang w:eastAsia="zh-CN"/>
        </w:rPr>
        <w:t xml:space="preserve"> (</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 xml:space="preserve">18). </w:t>
      </w:r>
      <w:r w:rsidRPr="00693D81">
        <w:rPr>
          <w:rFonts w:ascii="Times New Roman" w:hAnsi="Times New Roman" w:cs="Times New Roman"/>
          <w:lang w:eastAsia="zh-CN"/>
        </w:rPr>
        <w:t>The efficiency of a GDE flow cell is largely determined by the quality of the GDE, including factors such as thickness</w:t>
      </w:r>
      <w:r>
        <w:rPr>
          <w:rFonts w:ascii="Times New Roman" w:hAnsi="Times New Roman" w:cs="Times New Roman"/>
          <w:lang w:eastAsia="zh-CN"/>
        </w:rPr>
        <w:t>, surf</w:t>
      </w:r>
      <w:r w:rsidRPr="00693D81">
        <w:rPr>
          <w:rFonts w:ascii="Times New Roman" w:hAnsi="Times New Roman" w:cs="Times New Roman"/>
          <w:lang w:eastAsia="zh-CN"/>
        </w:rPr>
        <w:t>ace morphology</w:t>
      </w:r>
      <w:r>
        <w:rPr>
          <w:rFonts w:ascii="Times New Roman" w:hAnsi="Times New Roman" w:cs="Times New Roman"/>
          <w:lang w:eastAsia="zh-CN"/>
        </w:rPr>
        <w:t>, and properties</w:t>
      </w:r>
      <w:r w:rsidRPr="00693D81">
        <w:rPr>
          <w:rFonts w:ascii="Times New Roman" w:hAnsi="Times New Roman" w:cs="Times New Roman"/>
          <w:lang w:eastAsia="zh-CN"/>
        </w:rPr>
        <w:t>, which are influenced by the fabrication process</w:t>
      </w:r>
      <w:r>
        <w:rPr>
          <w:rFonts w:ascii="Times New Roman" w:hAnsi="Times New Roman" w:cs="Times New Roman"/>
          <w:lang w:eastAsia="zh-CN"/>
        </w:rPr>
        <w:t xml:space="preserve"> and composition.</w:t>
      </w:r>
      <w:r>
        <w:rPr>
          <w:rFonts w:ascii="Times New Roman" w:hAnsi="Times New Roman" w:cs="Times New Roman"/>
          <w:lang w:eastAsia="zh-CN"/>
        </w:rPr>
        <w:fldChar w:fldCharType="begin">
          <w:fldData xml:space="preserve">PEVuZE5vdGU+PENpdGU+PEF1dGhvcj5Lb25nPC9BdXRob3I+PFllYXI+MjAyMjwvWWVhcj48UmVj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PEVuZE5vdGU+PENpdGU+PEF1dGhvcj5Lb25nPC9BdXRob3I+PFllYXI+MjAyMjwvWWVhcj48UmVj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5" w:tooltip="Kong, 2022 #6" w:history="1">
        <w:r w:rsidR="009C3555" w:rsidRPr="009C3555">
          <w:rPr>
            <w:rFonts w:ascii="Times New Roman" w:hAnsi="Times New Roman" w:cs="Times New Roman"/>
            <w:noProof/>
            <w:vertAlign w:val="superscript"/>
            <w:lang w:eastAsia="zh-CN"/>
          </w:rPr>
          <w:t>35</w:t>
        </w:r>
      </w:hyperlink>
      <w:r w:rsidR="009C3555" w:rsidRPr="009C3555">
        <w:rPr>
          <w:rFonts w:ascii="Times New Roman" w:hAnsi="Times New Roman" w:cs="Times New Roman"/>
          <w:noProof/>
          <w:vertAlign w:val="superscript"/>
          <w:lang w:eastAsia="zh-CN"/>
        </w:rPr>
        <w:t xml:space="preserve">, </w:t>
      </w:r>
      <w:hyperlink w:anchor="_ENREF_36" w:tooltip="Kong, 2022 #7" w:history="1">
        <w:r w:rsidR="009C3555" w:rsidRPr="009C3555">
          <w:rPr>
            <w:rFonts w:ascii="Times New Roman" w:hAnsi="Times New Roman" w:cs="Times New Roman"/>
            <w:noProof/>
            <w:vertAlign w:val="superscript"/>
            <w:lang w:eastAsia="zh-CN"/>
          </w:rPr>
          <w:t>36</w:t>
        </w:r>
      </w:hyperlink>
      <w:r>
        <w:rPr>
          <w:rFonts w:ascii="Times New Roman" w:hAnsi="Times New Roman" w:cs="Times New Roman"/>
          <w:lang w:eastAsia="zh-CN"/>
        </w:rPr>
        <w:fldChar w:fldCharType="end"/>
      </w:r>
      <w:r>
        <w:rPr>
          <w:rFonts w:ascii="Times New Roman" w:hAnsi="Times New Roman" w:cs="Times New Roman"/>
          <w:lang w:eastAsia="zh-CN"/>
        </w:rPr>
        <w:t xml:space="preserve"> Hence</w:t>
      </w:r>
      <w:r w:rsidRPr="00DD6C7F">
        <w:rPr>
          <w:rFonts w:ascii="Times New Roman" w:hAnsi="Times New Roman" w:cs="Times New Roman"/>
          <w:lang w:eastAsia="zh-CN"/>
        </w:rPr>
        <w:t xml:space="preserve">, GDE properties including catalyst loading, PTFE content, and membrane </w:t>
      </w:r>
      <w:r w:rsidRPr="00DD6C7F">
        <w:rPr>
          <w:rFonts w:ascii="Times New Roman" w:hAnsi="Times New Roman" w:cs="Times New Roman"/>
          <w:lang w:eastAsia="zh-CN"/>
        </w:rPr>
        <w:lastRenderedPageBreak/>
        <w:t>quality were optimized</w:t>
      </w:r>
      <w:r w:rsidRPr="00B1574E">
        <w:rPr>
          <w:rFonts w:ascii="Times New Roman" w:hAnsi="Times New Roman" w:cs="Times New Roman"/>
          <w:b/>
          <w:bCs/>
          <w:lang w:eastAsia="zh-CN"/>
        </w:rPr>
        <w:t xml:space="preserve"> </w:t>
      </w:r>
      <w:r>
        <w:rPr>
          <w:rFonts w:ascii="Times New Roman" w:hAnsi="Times New Roman" w:cs="Times New Roman"/>
          <w:b/>
          <w:bCs/>
          <w:lang w:eastAsia="zh-CN"/>
        </w:rPr>
        <w:t>(</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19 to S22)</w:t>
      </w:r>
      <w:r w:rsidRPr="00DD6C7F">
        <w:rPr>
          <w:rFonts w:ascii="Times New Roman" w:hAnsi="Times New Roman" w:cs="Times New Roman"/>
          <w:lang w:eastAsia="zh-CN"/>
        </w:rPr>
        <w:t>, identifying 2.0 mg cm</w:t>
      </w:r>
      <w:r w:rsidRPr="008B3A81">
        <w:rPr>
          <w:rFonts w:ascii="Times New Roman" w:hAnsi="Times New Roman" w:cs="Times New Roman"/>
          <w:vertAlign w:val="superscript"/>
          <w:lang w:eastAsia="zh-CN"/>
        </w:rPr>
        <w:t>-2</w:t>
      </w:r>
      <w:r w:rsidRPr="00DD6C7F">
        <w:rPr>
          <w:rFonts w:ascii="Times New Roman" w:hAnsi="Times New Roman" w:cs="Times New Roman"/>
          <w:lang w:eastAsia="zh-CN"/>
        </w:rPr>
        <w:t xml:space="preserve"> catalyst loading with 7.5 wt.% PTFE </w:t>
      </w:r>
      <w:r w:rsidR="00622D56">
        <w:rPr>
          <w:rFonts w:ascii="Times New Roman" w:hAnsi="Times New Roman" w:cs="Times New Roman"/>
          <w:lang w:eastAsia="zh-CN"/>
        </w:rPr>
        <w:t>wa</w:t>
      </w:r>
      <w:r w:rsidRPr="00DD6C7F">
        <w:rPr>
          <w:rFonts w:ascii="Times New Roman" w:hAnsi="Times New Roman" w:cs="Times New Roman"/>
          <w:lang w:eastAsia="zh-CN"/>
        </w:rPr>
        <w:t xml:space="preserve">s ideal for stable electrolyte flow, effective three-phase interface formation, and reproducible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performance. Based on these results, the optimized 4 wt.% </w:t>
      </w:r>
      <w:r w:rsidR="005F751E">
        <w:rPr>
          <w:rFonts w:ascii="Times New Roman" w:hAnsi="Times New Roman" w:cs="Times New Roman"/>
          <w:lang w:eastAsia="zh-CN"/>
        </w:rPr>
        <w:t>Mo/C-N</w:t>
      </w:r>
      <w:r w:rsidRPr="00DD6C7F">
        <w:rPr>
          <w:rFonts w:ascii="Times New Roman" w:hAnsi="Times New Roman" w:cs="Times New Roman"/>
          <w:lang w:eastAsia="zh-CN"/>
        </w:rPr>
        <w:t xml:space="preserve"> catalyst achieve</w:t>
      </w:r>
      <w:r w:rsidR="00622D56">
        <w:rPr>
          <w:rFonts w:ascii="Times New Roman" w:hAnsi="Times New Roman" w:cs="Times New Roman"/>
          <w:lang w:eastAsia="zh-CN"/>
        </w:rPr>
        <w:t>d</w:t>
      </w:r>
      <w:r w:rsidRPr="00DD6C7F">
        <w:rPr>
          <w:rFonts w:ascii="Times New Roman" w:hAnsi="Times New Roman" w:cs="Times New Roman"/>
          <w:lang w:eastAsia="zh-CN"/>
        </w:rPr>
        <w:t xml:space="preserve"> 34.7 µg h</w:t>
      </w:r>
      <w:r w:rsidRPr="002F2179">
        <w:rPr>
          <w:rFonts w:ascii="Times New Roman" w:hAnsi="Times New Roman" w:cs="Times New Roman"/>
          <w:vertAlign w:val="superscript"/>
          <w:lang w:eastAsia="zh-CN"/>
        </w:rPr>
        <w:t>-1</w:t>
      </w:r>
      <w:r w:rsidRPr="00DD6C7F">
        <w:rPr>
          <w:rFonts w:ascii="Times New Roman" w:hAnsi="Times New Roman" w:cs="Times New Roman"/>
          <w:lang w:eastAsia="zh-CN"/>
        </w:rPr>
        <w:t> mg</w:t>
      </w:r>
      <w:r w:rsidRPr="002F2179">
        <w:rPr>
          <w:rFonts w:ascii="Times New Roman" w:hAnsi="Times New Roman" w:cs="Times New Roman"/>
          <w:vertAlign w:val="superscript"/>
          <w:lang w:eastAsia="zh-CN"/>
        </w:rPr>
        <w:t>-1</w:t>
      </w:r>
      <w:r w:rsidRPr="00DD6C7F">
        <w:rPr>
          <w:rFonts w:ascii="Times New Roman" w:hAnsi="Times New Roman" w:cs="Times New Roman"/>
          <w:lang w:eastAsia="zh-CN"/>
        </w:rPr>
        <w:t xml:space="preserve"> </w:t>
      </w:r>
      <w:r w:rsidR="00622D56">
        <w:rPr>
          <w:rFonts w:ascii="Times New Roman" w:hAnsi="Times New Roman" w:cs="Times New Roman"/>
          <w:lang w:eastAsia="zh-CN"/>
        </w:rPr>
        <w:t xml:space="preserve">of </w:t>
      </w:r>
      <w:r w:rsidRPr="00DD6C7F">
        <w:rPr>
          <w:rFonts w:ascii="Times New Roman" w:hAnsi="Times New Roman" w:cs="Times New Roman"/>
          <w:lang w:eastAsia="zh-CN"/>
        </w:rPr>
        <w:t>NH</w:t>
      </w:r>
      <w:r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production with 21.6 % </w:t>
      </w:r>
      <w:r w:rsidR="00622D56">
        <w:rPr>
          <w:rFonts w:ascii="Times New Roman" w:hAnsi="Times New Roman" w:cs="Times New Roman"/>
          <w:lang w:eastAsia="zh-CN"/>
        </w:rPr>
        <w:t xml:space="preserve">of </w:t>
      </w:r>
      <w:r w:rsidRPr="00DD6C7F">
        <w:rPr>
          <w:rFonts w:ascii="Times New Roman" w:hAnsi="Times New Roman" w:cs="Times New Roman"/>
          <w:lang w:eastAsia="zh-CN"/>
        </w:rPr>
        <w:t xml:space="preserve">Faradaic efficiency, </w:t>
      </w:r>
      <w:r w:rsidR="00622D56">
        <w:rPr>
          <w:rFonts w:ascii="Times New Roman" w:hAnsi="Times New Roman" w:cs="Times New Roman"/>
          <w:lang w:eastAsia="zh-CN"/>
        </w:rPr>
        <w:t xml:space="preserve">which indicated </w:t>
      </w:r>
      <w:r w:rsidRPr="00DD6C7F">
        <w:rPr>
          <w:rFonts w:ascii="Times New Roman" w:hAnsi="Times New Roman" w:cs="Times New Roman"/>
          <w:lang w:eastAsia="zh-CN"/>
        </w:rPr>
        <w:t xml:space="preserve">that precise control of active-site density and electrode architecture </w:t>
      </w:r>
      <w:r w:rsidR="00622D56">
        <w:rPr>
          <w:rFonts w:ascii="Times New Roman" w:hAnsi="Times New Roman" w:cs="Times New Roman"/>
          <w:lang w:eastAsia="zh-CN"/>
        </w:rPr>
        <w:t>was</w:t>
      </w:r>
      <w:r w:rsidRPr="00DD6C7F">
        <w:rPr>
          <w:rFonts w:ascii="Times New Roman" w:hAnsi="Times New Roman" w:cs="Times New Roman"/>
          <w:lang w:eastAsia="zh-CN"/>
        </w:rPr>
        <w:t xml:space="preserve"> critical for high-performance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in flow-cell systems.</w:t>
      </w:r>
    </w:p>
    <w:p w14:paraId="415C52D7" w14:textId="02DE9425" w:rsidR="008B3A81" w:rsidRDefault="008B3A81" w:rsidP="00226B99">
      <w:pPr>
        <w:spacing w:line="360" w:lineRule="auto"/>
        <w:jc w:val="both"/>
        <w:rPr>
          <w:rFonts w:ascii="Times New Roman" w:hAnsi="Times New Roman" w:cs="Times New Roman"/>
          <w:b/>
          <w:bCs/>
          <w:lang w:eastAsia="zh-CN"/>
        </w:rPr>
      </w:pPr>
    </w:p>
    <w:p w14:paraId="585EFB50" w14:textId="1730ACA7" w:rsidR="00264E5F" w:rsidRPr="008B3A81" w:rsidRDefault="00365B2D" w:rsidP="00226B99">
      <w:pPr>
        <w:spacing w:line="360" w:lineRule="auto"/>
        <w:jc w:val="both"/>
        <w:rPr>
          <w:rFonts w:ascii="Times New Roman" w:hAnsi="Times New Roman" w:cs="Times New Roman"/>
          <w:b/>
          <w:bCs/>
          <w:lang w:eastAsia="zh-CN"/>
        </w:rPr>
      </w:pPr>
      <w:r w:rsidRPr="008B3A81">
        <w:rPr>
          <w:rFonts w:ascii="Times New Roman" w:hAnsi="Times New Roman" w:cs="Times New Roman"/>
          <w:b/>
          <w:bCs/>
          <w:lang w:eastAsia="zh-CN"/>
        </w:rPr>
        <w:t xml:space="preserve">Influence of pore structure and catalyst parameters on </w:t>
      </w:r>
      <w:proofErr w:type="spellStart"/>
      <w:r w:rsidRPr="008B3A81">
        <w:rPr>
          <w:rFonts w:ascii="Times New Roman" w:hAnsi="Times New Roman" w:cs="Times New Roman"/>
          <w:b/>
          <w:bCs/>
          <w:lang w:eastAsia="zh-CN"/>
        </w:rPr>
        <w:t>eNRR</w:t>
      </w:r>
      <w:proofErr w:type="spellEnd"/>
      <w:r w:rsidRPr="008B3A81">
        <w:rPr>
          <w:rFonts w:ascii="Times New Roman" w:hAnsi="Times New Roman" w:cs="Times New Roman"/>
          <w:b/>
          <w:bCs/>
          <w:lang w:eastAsia="zh-CN"/>
        </w:rPr>
        <w:t xml:space="preserve"> performance</w:t>
      </w:r>
    </w:p>
    <w:p w14:paraId="02A4A146" w14:textId="27A6C087" w:rsidR="00235A2E" w:rsidRDefault="00235A2E" w:rsidP="00226B99">
      <w:pPr>
        <w:spacing w:line="360" w:lineRule="auto"/>
        <w:ind w:firstLine="360"/>
        <w:jc w:val="both"/>
        <w:rPr>
          <w:rFonts w:ascii="Times New Roman" w:hAnsi="Times New Roman" w:cs="Times New Roman"/>
          <w:lang w:eastAsia="zh-CN"/>
        </w:rPr>
      </w:pPr>
      <w:r w:rsidRPr="00235A2E">
        <w:rPr>
          <w:rFonts w:ascii="Times New Roman" w:hAnsi="Times New Roman" w:cs="Times New Roman"/>
          <w:lang w:eastAsia="zh-CN"/>
        </w:rPr>
        <w:t>In gas-diffuse reactions, pores serve as mass transport channels, facilitating access to both the electrolyte and N</w:t>
      </w:r>
      <w:r w:rsidR="001F6519"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reactant. These channels play a critical role in forming the gas</w:t>
      </w:r>
      <w:r w:rsidR="001F6519">
        <w:rPr>
          <w:rFonts w:ascii="Times New Roman" w:hAnsi="Times New Roman" w:cs="Times New Roman"/>
          <w:lang w:eastAsia="zh-CN"/>
        </w:rPr>
        <w:t>-</w:t>
      </w:r>
      <w:r w:rsidRPr="00235A2E">
        <w:rPr>
          <w:rFonts w:ascii="Times New Roman" w:hAnsi="Times New Roman" w:cs="Times New Roman"/>
          <w:lang w:eastAsia="zh-CN"/>
        </w:rPr>
        <w:t>solid</w:t>
      </w:r>
      <w:r w:rsidR="001F6519">
        <w:rPr>
          <w:rFonts w:ascii="Times New Roman" w:hAnsi="Times New Roman" w:cs="Times New Roman"/>
          <w:lang w:eastAsia="zh-CN"/>
        </w:rPr>
        <w:t>-</w:t>
      </w:r>
      <w:r w:rsidRPr="00235A2E">
        <w:rPr>
          <w:rFonts w:ascii="Times New Roman" w:hAnsi="Times New Roman" w:cs="Times New Roman"/>
          <w:lang w:eastAsia="zh-CN"/>
        </w:rPr>
        <w:t xml:space="preserve">liquid three-phase interface. As shown in </w:t>
      </w:r>
      <w:r w:rsidRPr="00ED17D4">
        <w:rPr>
          <w:rFonts w:ascii="Times New Roman" w:hAnsi="Times New Roman" w:cs="Times New Roman"/>
          <w:b/>
          <w:bCs/>
          <w:lang w:eastAsia="zh-CN"/>
        </w:rPr>
        <w:t xml:space="preserve">Figure </w:t>
      </w:r>
      <w:r w:rsidR="009E3001" w:rsidRPr="00ED17D4">
        <w:rPr>
          <w:rFonts w:ascii="Times New Roman" w:hAnsi="Times New Roman" w:cs="Times New Roman"/>
          <w:b/>
          <w:bCs/>
          <w:lang w:eastAsia="zh-CN"/>
        </w:rPr>
        <w:t>4</w:t>
      </w:r>
      <w:r w:rsidRPr="00ED17D4">
        <w:rPr>
          <w:rFonts w:ascii="Times New Roman" w:hAnsi="Times New Roman" w:cs="Times New Roman"/>
          <w:b/>
          <w:bCs/>
          <w:lang w:eastAsia="zh-CN"/>
        </w:rPr>
        <w:t>a</w:t>
      </w:r>
      <w:r w:rsidRPr="00235A2E">
        <w:rPr>
          <w:rFonts w:ascii="Times New Roman" w:hAnsi="Times New Roman" w:cs="Times New Roman"/>
          <w:lang w:eastAsia="zh-CN"/>
        </w:rPr>
        <w:t>, Faradaic efficiency and NH</w:t>
      </w:r>
      <w:r w:rsidR="00A05DBD" w:rsidRPr="00ED17D4">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decreased sharply when the actual pore size exceeded 21 nm. Meanwhile, the ECSA increased from 8 nm to 21 nm</w:t>
      </w:r>
      <w:r w:rsidR="00A05DBD">
        <w:rPr>
          <w:rFonts w:ascii="Times New Roman" w:hAnsi="Times New Roman" w:cs="Times New Roman"/>
          <w:lang w:eastAsia="zh-CN"/>
        </w:rPr>
        <w:t xml:space="preserve"> (</w:t>
      </w:r>
      <w:r w:rsidR="00A05DBD" w:rsidRPr="00ED17D4">
        <w:rPr>
          <w:rFonts w:ascii="Times New Roman" w:hAnsi="Times New Roman" w:cs="Times New Roman"/>
          <w:b/>
          <w:bCs/>
          <w:lang w:eastAsia="zh-CN"/>
        </w:rPr>
        <w:t>Figures 4b and 4c</w:t>
      </w:r>
      <w:r w:rsidR="00A05DBD">
        <w:rPr>
          <w:rFonts w:ascii="Times New Roman" w:hAnsi="Times New Roman" w:cs="Times New Roman"/>
          <w:lang w:eastAsia="zh-CN"/>
        </w:rPr>
        <w:t>)</w:t>
      </w:r>
      <w:r w:rsidRPr="00235A2E">
        <w:rPr>
          <w:rFonts w:ascii="Times New Roman" w:hAnsi="Times New Roman" w:cs="Times New Roman"/>
          <w:lang w:eastAsia="zh-CN"/>
        </w:rPr>
        <w:t xml:space="preserve"> but declined for larger pore sizes, likely because micropores and macropores contribute less to accessible active sites.</w:t>
      </w:r>
      <w:r>
        <w:rPr>
          <w:rFonts w:ascii="Times New Roman" w:hAnsi="Times New Roman" w:cs="Times New Roman"/>
          <w:lang w:eastAsia="zh-CN"/>
        </w:rPr>
        <w:t xml:space="preserve"> </w:t>
      </w:r>
      <w:r w:rsidRPr="00235A2E">
        <w:rPr>
          <w:rFonts w:ascii="Times New Roman" w:hAnsi="Times New Roman" w:cs="Times New Roman"/>
          <w:lang w:eastAsia="zh-CN"/>
        </w:rPr>
        <w:t>To analyze the electrochemical behavior of the GDE, two equivalent circuits were established based on the proposed three-phase interface (</w:t>
      </w:r>
      <w:r w:rsidRPr="00ED17D4">
        <w:rPr>
          <w:rFonts w:ascii="Times New Roman" w:hAnsi="Times New Roman" w:cs="Times New Roman"/>
          <w:b/>
          <w:bCs/>
          <w:lang w:eastAsia="zh-CN"/>
        </w:rPr>
        <w:t xml:space="preserve">Figure </w:t>
      </w:r>
      <w:r w:rsidR="00A05DBD">
        <w:rPr>
          <w:rFonts w:ascii="Times New Roman" w:hAnsi="Times New Roman" w:cs="Times New Roman"/>
          <w:b/>
          <w:bCs/>
          <w:lang w:eastAsia="zh-CN"/>
        </w:rPr>
        <w:t>4</w:t>
      </w:r>
      <w:r w:rsidRPr="00ED17D4">
        <w:rPr>
          <w:rFonts w:ascii="Times New Roman" w:hAnsi="Times New Roman" w:cs="Times New Roman"/>
          <w:b/>
          <w:bCs/>
          <w:lang w:eastAsia="zh-CN"/>
        </w:rPr>
        <w:t>d</w:t>
      </w:r>
      <w:r w:rsidRPr="00235A2E">
        <w:rPr>
          <w:rFonts w:ascii="Times New Roman" w:hAnsi="Times New Roman" w:cs="Times New Roman"/>
          <w:lang w:eastAsia="zh-CN"/>
        </w:rPr>
        <w:t xml:space="preserve">). Nyquist plots of the optimized 4 wt.% Mo/C-N-21 GDE under N₂ and </w:t>
      </w:r>
      <w:proofErr w:type="spellStart"/>
      <w:r w:rsidRPr="00235A2E">
        <w:rPr>
          <w:rFonts w:ascii="Times New Roman" w:hAnsi="Times New Roman" w:cs="Times New Roman"/>
          <w:lang w:eastAsia="zh-CN"/>
        </w:rPr>
        <w:t>Ar</w:t>
      </w:r>
      <w:proofErr w:type="spellEnd"/>
      <w:r w:rsidRPr="00235A2E">
        <w:rPr>
          <w:rFonts w:ascii="Times New Roman" w:hAnsi="Times New Roman" w:cs="Times New Roman"/>
          <w:lang w:eastAsia="zh-CN"/>
        </w:rPr>
        <w:t xml:space="preserve"> feeding are shown in </w:t>
      </w:r>
      <w:r w:rsidRPr="00A849B5">
        <w:rPr>
          <w:rFonts w:ascii="Times New Roman" w:hAnsi="Times New Roman" w:cs="Times New Roman"/>
          <w:b/>
          <w:bCs/>
          <w:lang w:eastAsia="zh-CN"/>
        </w:rPr>
        <w:t xml:space="preserve">Figure </w:t>
      </w:r>
      <w:r w:rsidR="00A05DBD">
        <w:rPr>
          <w:rFonts w:ascii="Times New Roman" w:hAnsi="Times New Roman" w:cs="Times New Roman"/>
          <w:b/>
          <w:bCs/>
          <w:lang w:eastAsia="zh-CN"/>
        </w:rPr>
        <w:t>4</w:t>
      </w:r>
      <w:r w:rsidRPr="00A849B5">
        <w:rPr>
          <w:rFonts w:ascii="Times New Roman" w:hAnsi="Times New Roman" w:cs="Times New Roman"/>
          <w:b/>
          <w:bCs/>
          <w:lang w:eastAsia="zh-CN"/>
        </w:rPr>
        <w:t>e</w:t>
      </w:r>
      <w:r w:rsidRPr="00235A2E">
        <w:rPr>
          <w:rFonts w:ascii="Times New Roman" w:hAnsi="Times New Roman" w:cs="Times New Roman"/>
          <w:lang w:eastAsia="zh-CN"/>
        </w:rPr>
        <w:t>. The solution resistance (R</w:t>
      </w:r>
      <w:r w:rsidRPr="00E01B14">
        <w:rPr>
          <w:rFonts w:ascii="Times New Roman" w:hAnsi="Times New Roman" w:cs="Times New Roman"/>
          <w:vertAlign w:val="subscript"/>
          <w:lang w:eastAsia="zh-CN"/>
        </w:rPr>
        <w:t>s</w:t>
      </w:r>
      <w:r w:rsidRPr="00235A2E">
        <w:rPr>
          <w:rFonts w:ascii="Times New Roman" w:hAnsi="Times New Roman" w:cs="Times New Roman"/>
          <w:lang w:eastAsia="zh-CN"/>
        </w:rPr>
        <w:t xml:space="preserve">), representing electrolyte resistance, and </w:t>
      </w:r>
      <w:proofErr w:type="spellStart"/>
      <w:r w:rsidRPr="00235A2E">
        <w:rPr>
          <w:rFonts w:ascii="Times New Roman" w:hAnsi="Times New Roman" w:cs="Times New Roman"/>
          <w:lang w:eastAsia="zh-CN"/>
        </w:rPr>
        <w:t>R</w:t>
      </w:r>
      <w:r w:rsidRPr="001164CA">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/R</w:t>
      </w:r>
      <w:r w:rsidR="00E01B14">
        <w:rPr>
          <w:rFonts w:ascii="Times New Roman" w:hAnsi="Times New Roman" w:cs="Times New Roman"/>
          <w:vertAlign w:val="subscript"/>
          <w:lang w:eastAsia="zh-CN"/>
        </w:rPr>
        <w:t>p</w:t>
      </w:r>
      <w:r w:rsidRPr="00235A2E">
        <w:rPr>
          <w:rFonts w:ascii="Times New Roman" w:hAnsi="Times New Roman" w:cs="Times New Roman"/>
          <w:lang w:eastAsia="zh-CN"/>
        </w:rPr>
        <w:t>, corresponding to the charge transfer resistance of the anion exchange membrane (AEM), remained unchanged, consistent with their non-</w:t>
      </w:r>
      <w:r w:rsidR="00BA50C9">
        <w:rPr>
          <w:rFonts w:ascii="Times New Roman" w:hAnsi="Times New Roman" w:cs="Times New Roman"/>
          <w:lang w:eastAsia="zh-CN"/>
        </w:rPr>
        <w:t>Faradaic</w:t>
      </w:r>
      <w:r w:rsidRPr="00235A2E">
        <w:rPr>
          <w:rFonts w:ascii="Times New Roman" w:hAnsi="Times New Roman" w:cs="Times New Roman"/>
          <w:lang w:eastAsia="zh-CN"/>
        </w:rPr>
        <w:t xml:space="preserve"> behavior. In contrast, introducing N</w:t>
      </w:r>
      <w:r w:rsidR="009D29E6"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generated an additional semicircle in the high-frequency region, indicating a Faradaic charge transfer resistance associated with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Variation of </w:t>
      </w:r>
      <w:proofErr w:type="spellStart"/>
      <w:r w:rsidRPr="00235A2E">
        <w:rPr>
          <w:rFonts w:ascii="Times New Roman" w:hAnsi="Times New Roman" w:cs="Times New Roman"/>
          <w:lang w:eastAsia="zh-CN"/>
        </w:rPr>
        <w:t>R</w:t>
      </w:r>
      <w:r w:rsidRPr="001164CA">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 xml:space="preserve"> with applied potential (</w:t>
      </w:r>
      <w:r w:rsidRPr="00ED17D4">
        <w:rPr>
          <w:rFonts w:ascii="Times New Roman" w:hAnsi="Times New Roman" w:cs="Times New Roman"/>
          <w:b/>
          <w:bCs/>
          <w:lang w:eastAsia="zh-CN"/>
        </w:rPr>
        <w:t>Figure S23</w:t>
      </w:r>
      <w:r w:rsidRPr="00235A2E">
        <w:rPr>
          <w:rFonts w:ascii="Times New Roman" w:hAnsi="Times New Roman" w:cs="Times New Roman"/>
          <w:lang w:eastAsia="zh-CN"/>
        </w:rPr>
        <w:t>) confirmed its Faradaic nature.</w:t>
      </w:r>
      <w:r>
        <w:rPr>
          <w:rFonts w:ascii="Times New Roman" w:hAnsi="Times New Roman" w:cs="Times New Roman"/>
          <w:lang w:eastAsia="zh-CN"/>
        </w:rPr>
        <w:t xml:space="preserve"> </w:t>
      </w:r>
      <w:r w:rsidRPr="00235A2E">
        <w:rPr>
          <w:rFonts w:ascii="Times New Roman" w:hAnsi="Times New Roman" w:cs="Times New Roman"/>
          <w:lang w:eastAsia="zh-CN"/>
        </w:rPr>
        <w:t>After systematically altering pore sizes while keeping other parameters constant, Nyquist plots and calculated resistances (</w:t>
      </w:r>
      <w:r w:rsidRPr="00ED17D4">
        <w:rPr>
          <w:rFonts w:ascii="Times New Roman" w:hAnsi="Times New Roman" w:cs="Times New Roman"/>
          <w:b/>
          <w:bCs/>
          <w:lang w:eastAsia="zh-CN"/>
        </w:rPr>
        <w:t xml:space="preserve">Figure </w:t>
      </w:r>
      <w:r w:rsidR="00A126EB">
        <w:rPr>
          <w:rFonts w:ascii="Times New Roman" w:hAnsi="Times New Roman" w:cs="Times New Roman"/>
          <w:b/>
          <w:bCs/>
          <w:lang w:eastAsia="zh-CN"/>
        </w:rPr>
        <w:t>4</w:t>
      </w:r>
      <w:r w:rsidRPr="00ED17D4">
        <w:rPr>
          <w:rFonts w:ascii="Times New Roman" w:hAnsi="Times New Roman" w:cs="Times New Roman"/>
          <w:b/>
          <w:bCs/>
          <w:lang w:eastAsia="zh-CN"/>
        </w:rPr>
        <w:t>f</w:t>
      </w:r>
      <w:r w:rsidRPr="00235A2E">
        <w:rPr>
          <w:rFonts w:ascii="Times New Roman" w:hAnsi="Times New Roman" w:cs="Times New Roman"/>
          <w:lang w:eastAsia="zh-CN"/>
        </w:rPr>
        <w:t xml:space="preserve"> and </w:t>
      </w:r>
      <w:r w:rsidRPr="00ED17D4">
        <w:rPr>
          <w:rFonts w:ascii="Times New Roman" w:hAnsi="Times New Roman" w:cs="Times New Roman"/>
          <w:b/>
          <w:bCs/>
          <w:lang w:eastAsia="zh-CN"/>
        </w:rPr>
        <w:t>Table S2</w:t>
      </w:r>
      <w:r w:rsidRPr="00235A2E">
        <w:rPr>
          <w:rFonts w:ascii="Times New Roman" w:hAnsi="Times New Roman" w:cs="Times New Roman"/>
          <w:lang w:eastAsia="zh-CN"/>
        </w:rPr>
        <w:t xml:space="preserve">) revealed that </w:t>
      </w:r>
      <w:proofErr w:type="spellStart"/>
      <w:r w:rsidRPr="00235A2E">
        <w:rPr>
          <w:rFonts w:ascii="Times New Roman" w:hAnsi="Times New Roman" w:cs="Times New Roman"/>
          <w:lang w:eastAsia="zh-CN"/>
        </w:rPr>
        <w:t>R</w:t>
      </w:r>
      <w:r w:rsidRPr="0051675B">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 xml:space="preserve"> increased with larger pore sizes. This indicates that micropores retain N</w:t>
      </w:r>
      <w:r w:rsidR="009D29E6"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near the catalyst surface, promoting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while suppressing the competing hydrogen evolution reaction.</w:t>
      </w:r>
      <w:hyperlink w:anchor="_ENREF_37" w:tooltip="Saha, 2022 #1"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&lt;EndNote&gt;&lt;Cite&gt;&lt;Author&gt;Saha&lt;/Author&gt;&lt;Year&gt;2022&lt;/Year&gt;&lt;RecNum&gt;1&lt;/RecNum&gt;&lt;DisplayText&gt;&lt;style face="superscript"&gt;37&lt;/style&gt;&lt;/DisplayText&gt;&lt;record&gt;&lt;rec-number&gt;1&lt;/rec-number&gt;&lt;foreign-keys&gt;&lt;key app="EN" db-id="595e2529bd0eznezrp9xsef4vzvtrpded9zd" timestamp="1769123383"&gt;1&lt;/key&gt;&lt;/foreign-keys&gt;&lt;ref-type name="Journal Article"&gt;17&lt;/ref-type&gt;&lt;contributors&gt;&lt;authors&gt;&lt;author&gt;Saha, Dipankar&lt;/author&gt;&lt;author&gt;Patel, Vinay&lt;/author&gt;&lt;author&gt;Selvaganapathy, Ponnambalam Ravi&lt;/author&gt;&lt;author&gt;Kruse, Peter&lt;/author&gt;&lt;/authors&gt;&lt;/contributors&gt;&lt;titles&gt;&lt;title&gt;Facile fabrication of conductive MoS2 thin films by sonication in hot water and evaluation of their electrocatalytic performance in the hydrogen evolution reaction&lt;/title&gt;&lt;secondary-title&gt;Nanoscale Advances&lt;/secondary-title&gt;&lt;/titles&gt;&lt;periodical&gt;&lt;full-title&gt;Nanoscale Advances&lt;/full-title&gt;&lt;/periodical&gt;&lt;pages&gt;125-137&lt;/pages&gt;&lt;volume&gt;4&lt;/volume&gt;&lt;number&gt;1&lt;/number&gt;&lt;dates&gt;&lt;year&gt;2022&lt;/year&gt;&lt;/dates&gt;&lt;publisher&gt;RSC&lt;/publisher&gt;&lt;work-type&gt;10.1039/D1NA00456E&lt;/work-type&gt;&lt;urls&gt;&lt;related-urls&gt;&lt;url&gt;http://dx.doi.org/10.1039/D1NA00456E&lt;/url&gt;&lt;/related-urls&gt;&lt;/urls&gt;&lt;electronic-resource-num&gt;10.1039/D1NA00456E&lt;/electronic-resource-num&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37</w:t>
        </w:r>
        <w:r w:rsidR="009C3555">
          <w:rPr>
            <w:rFonts w:ascii="Times New Roman" w:hAnsi="Times New Roman" w:cs="Times New Roman"/>
            <w:lang w:eastAsia="zh-CN"/>
          </w:rPr>
          <w:fldChar w:fldCharType="end"/>
        </w:r>
      </w:hyperlink>
      <w:r w:rsidRPr="00235A2E">
        <w:rPr>
          <w:rFonts w:ascii="Times New Roman" w:hAnsi="Times New Roman" w:cs="Times New Roman"/>
          <w:lang w:eastAsia="zh-CN"/>
        </w:rPr>
        <w:t xml:space="preserve"> </w:t>
      </w:r>
      <w:r w:rsidR="00E27CF3">
        <w:rPr>
          <w:rFonts w:ascii="Times New Roman" w:hAnsi="Times New Roman" w:cs="Times New Roman"/>
          <w:lang w:eastAsia="zh-CN"/>
        </w:rPr>
        <w:t>T</w:t>
      </w:r>
      <w:r w:rsidRPr="00235A2E">
        <w:rPr>
          <w:rFonts w:ascii="Times New Roman" w:hAnsi="Times New Roman" w:cs="Times New Roman"/>
          <w:lang w:eastAsia="zh-CN"/>
        </w:rPr>
        <w:t>he</w:t>
      </w:r>
      <w:r w:rsidR="0091189A">
        <w:rPr>
          <w:rFonts w:ascii="Times New Roman" w:hAnsi="Times New Roman" w:cs="Times New Roman"/>
          <w:lang w:eastAsia="zh-CN"/>
        </w:rPr>
        <w:t>se</w:t>
      </w:r>
      <w:r w:rsidRPr="00235A2E">
        <w:rPr>
          <w:rFonts w:ascii="Times New Roman" w:hAnsi="Times New Roman" w:cs="Times New Roman"/>
          <w:lang w:eastAsia="zh-CN"/>
        </w:rPr>
        <w:t xml:space="preserve"> results demonstrate</w:t>
      </w:r>
      <w:r w:rsidR="009B156F">
        <w:rPr>
          <w:rFonts w:ascii="Times New Roman" w:hAnsi="Times New Roman" w:cs="Times New Roman"/>
          <w:lang w:eastAsia="zh-CN"/>
        </w:rPr>
        <w:t>d</w:t>
      </w:r>
      <w:r w:rsidRPr="00235A2E">
        <w:rPr>
          <w:rFonts w:ascii="Times New Roman" w:hAnsi="Times New Roman" w:cs="Times New Roman"/>
          <w:lang w:eastAsia="zh-CN"/>
        </w:rPr>
        <w:t xml:space="preserve"> that pore structure influence</w:t>
      </w:r>
      <w:r w:rsidR="009B156F">
        <w:rPr>
          <w:rFonts w:ascii="Times New Roman" w:hAnsi="Times New Roman" w:cs="Times New Roman"/>
          <w:lang w:eastAsia="zh-CN"/>
        </w:rPr>
        <w:t>d</w:t>
      </w:r>
      <w:r w:rsidRPr="00235A2E">
        <w:rPr>
          <w:rFonts w:ascii="Times New Roman" w:hAnsi="Times New Roman" w:cs="Times New Roman"/>
          <w:lang w:eastAsia="zh-CN"/>
        </w:rPr>
        <w:t xml:space="preserve"> both activation and diffusion polarization, though distinguishing the dominant factor requires further analysis.</w:t>
      </w:r>
    </w:p>
    <w:p w14:paraId="3C248665" w14:textId="77777777" w:rsidR="00264E5F" w:rsidRDefault="00264E5F" w:rsidP="00226B99">
      <w:pPr>
        <w:spacing w:line="360" w:lineRule="auto"/>
        <w:jc w:val="both"/>
        <w:rPr>
          <w:rFonts w:ascii="Times New Roman" w:hAnsi="Times New Roman" w:cs="Times New Roman"/>
          <w:lang w:eastAsia="zh-CN"/>
        </w:rPr>
      </w:pPr>
    </w:p>
    <w:p w14:paraId="0CF56311" w14:textId="77777777" w:rsidR="00235A2E" w:rsidRDefault="00235A2E" w:rsidP="00226B99">
      <w:pPr>
        <w:spacing w:line="360" w:lineRule="auto"/>
        <w:jc w:val="both"/>
        <w:rPr>
          <w:rFonts w:ascii="Times New Roman" w:hAnsi="Times New Roman" w:cs="Times New Roman"/>
          <w:lang w:eastAsia="zh-CN"/>
        </w:rPr>
      </w:pPr>
    </w:p>
    <w:p w14:paraId="64F40B8C" w14:textId="77777777" w:rsidR="00235A2E" w:rsidRDefault="00235A2E" w:rsidP="00226B99">
      <w:pPr>
        <w:spacing w:line="360" w:lineRule="auto"/>
        <w:jc w:val="both"/>
        <w:rPr>
          <w:rFonts w:ascii="Times New Roman" w:hAnsi="Times New Roman" w:cs="Times New Roman"/>
          <w:lang w:eastAsia="zh-CN"/>
        </w:rPr>
      </w:pPr>
    </w:p>
    <w:p w14:paraId="2420639C" w14:textId="741BB9E6" w:rsidR="00235A2E" w:rsidRDefault="009F0721" w:rsidP="00226B99">
      <w:pPr>
        <w:spacing w:line="360" w:lineRule="auto"/>
        <w:jc w:val="both"/>
        <w:rPr>
          <w:rFonts w:ascii="Times New Roman" w:hAnsi="Times New Roman" w:cs="Times New Roman"/>
          <w:lang w:eastAsia="zh-CN"/>
        </w:rPr>
      </w:pPr>
      <w:r>
        <w:rPr>
          <w:noProof/>
        </w:rPr>
        <w:lastRenderedPageBreak/>
        <w:drawing>
          <wp:inline distT="0" distB="0" distL="0" distR="0" wp14:anchorId="66B7A8C9" wp14:editId="054E413F">
            <wp:extent cx="6036831" cy="3196425"/>
            <wp:effectExtent l="0" t="0" r="0" b="4445"/>
            <wp:docPr id="213576771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99442" name="图片 1" descr="图表, 散点图&#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68022" cy="3212940"/>
                    </a:xfrm>
                    <a:prstGeom prst="rect">
                      <a:avLst/>
                    </a:prstGeom>
                    <a:noFill/>
                    <a:ln>
                      <a:noFill/>
                    </a:ln>
                  </pic:spPr>
                </pic:pic>
              </a:graphicData>
            </a:graphic>
          </wp:inline>
        </w:drawing>
      </w:r>
    </w:p>
    <w:p w14:paraId="69E61C72" w14:textId="41220E80" w:rsidR="00235A2E" w:rsidRDefault="009F0721" w:rsidP="00226B99">
      <w:pPr>
        <w:jc w:val="both"/>
        <w:rPr>
          <w:rFonts w:ascii="Times New Roman" w:hAnsi="Times New Roman" w:cs="Times New Roman"/>
          <w:lang w:eastAsia="zh-CN"/>
        </w:rPr>
      </w:pPr>
      <w:r w:rsidRPr="00A849B5">
        <w:rPr>
          <w:rFonts w:ascii="Times New Roman" w:hAnsi="Times New Roman" w:cs="Times New Roman"/>
          <w:b/>
          <w:bCs/>
          <w:lang w:eastAsia="zh-CN"/>
        </w:rPr>
        <w:t xml:space="preserve">Figure </w:t>
      </w:r>
      <w:r w:rsidR="005C0B23">
        <w:rPr>
          <w:rFonts w:ascii="Times New Roman" w:hAnsi="Times New Roman" w:cs="Times New Roman"/>
          <w:b/>
          <w:bCs/>
          <w:lang w:eastAsia="zh-CN"/>
        </w:rPr>
        <w:t>4</w:t>
      </w:r>
      <w:r w:rsidRPr="00A849B5">
        <w:rPr>
          <w:rFonts w:ascii="Times New Roman" w:hAnsi="Times New Roman" w:cs="Times New Roman"/>
          <w:b/>
          <w:bCs/>
          <w:lang w:eastAsia="zh-CN"/>
        </w:rPr>
        <w:t>.</w:t>
      </w:r>
      <w:r>
        <w:rPr>
          <w:rFonts w:ascii="Times New Roman" w:hAnsi="Times New Roman" w:cs="Times New Roman"/>
          <w:lang w:eastAsia="zh-CN"/>
        </w:rPr>
        <w:t xml:space="preserve"> </w:t>
      </w:r>
      <w:r w:rsidR="00285A92" w:rsidRPr="00285A92">
        <w:rPr>
          <w:rFonts w:ascii="Times New Roman" w:hAnsi="Times New Roman" w:cs="Times New Roman"/>
          <w:b/>
          <w:bCs/>
          <w:lang w:eastAsia="zh-CN"/>
        </w:rPr>
        <w:t>Pore-size</w:t>
      </w:r>
      <w:r w:rsidR="00285A92">
        <w:rPr>
          <w:rFonts w:ascii="Times New Roman" w:hAnsi="Times New Roman" w:cs="Times New Roman"/>
          <w:b/>
          <w:bCs/>
          <w:lang w:eastAsia="zh-CN"/>
        </w:rPr>
        <w:t xml:space="preserve"> </w:t>
      </w:r>
      <w:r w:rsidR="00285A92" w:rsidRPr="00285A92">
        <w:rPr>
          <w:rFonts w:ascii="Times New Roman" w:hAnsi="Times New Roman" w:cs="Times New Roman"/>
          <w:b/>
          <w:bCs/>
          <w:lang w:eastAsia="zh-CN"/>
        </w:rPr>
        <w:t>dependent nitrogen reduction performance and interfacial charge-transfer behavior</w:t>
      </w:r>
      <w:r w:rsidRPr="009F0721">
        <w:rPr>
          <w:rFonts w:ascii="Times New Roman" w:hAnsi="Times New Roman" w:cs="Times New Roman"/>
          <w:lang w:eastAsia="zh-CN"/>
        </w:rPr>
        <w:t xml:space="preserve">. (a) </w:t>
      </w:r>
      <w:r w:rsidR="00BA50C9">
        <w:rPr>
          <w:rFonts w:ascii="Times New Roman" w:hAnsi="Times New Roman" w:cs="Times New Roman"/>
          <w:lang w:eastAsia="zh-CN"/>
        </w:rPr>
        <w:t>Faradaic</w:t>
      </w:r>
      <w:r w:rsidRPr="009F0721">
        <w:rPr>
          <w:rFonts w:ascii="Times New Roman" w:hAnsi="Times New Roman" w:cs="Times New Roman"/>
          <w:lang w:eastAsia="zh-CN"/>
        </w:rPr>
        <w:t xml:space="preserve"> efficiencies and NH3 yield rate of 4 wt. % Mo/N-C catalysts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in optimized condition</w:t>
      </w:r>
      <w:r w:rsidR="002978CF">
        <w:rPr>
          <w:rFonts w:ascii="Times New Roman" w:hAnsi="Times New Roman" w:cs="Times New Roman"/>
          <w:lang w:eastAsia="zh-CN"/>
        </w:rPr>
        <w:t>s</w:t>
      </w:r>
      <w:r w:rsidRPr="009F0721">
        <w:rPr>
          <w:rFonts w:ascii="Times New Roman" w:hAnsi="Times New Roman" w:cs="Times New Roman"/>
          <w:lang w:eastAsia="zh-CN"/>
        </w:rPr>
        <w:t>. (b) Plots of capacitive current density vs. scan rate for 4 wt. % Mo/N-C catalysts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in a non-</w:t>
      </w:r>
      <w:r w:rsidR="00BA50C9">
        <w:rPr>
          <w:rFonts w:ascii="Times New Roman" w:hAnsi="Times New Roman" w:cs="Times New Roman"/>
          <w:lang w:eastAsia="zh-CN"/>
        </w:rPr>
        <w:t>Faradaic</w:t>
      </w:r>
      <w:r w:rsidRPr="009F0721">
        <w:rPr>
          <w:rFonts w:ascii="Times New Roman" w:hAnsi="Times New Roman" w:cs="Times New Roman"/>
          <w:lang w:eastAsia="zh-CN"/>
        </w:rPr>
        <w:t xml:space="preserve"> range (0.1-0.3 V vs. RHE). (c) Plots of calculated double-layer capacitance (</w:t>
      </w:r>
      <w:proofErr w:type="spellStart"/>
      <w:r w:rsidRPr="009F0721">
        <w:rPr>
          <w:rFonts w:ascii="Times New Roman" w:hAnsi="Times New Roman" w:cs="Times New Roman"/>
          <w:lang w:eastAsia="zh-CN"/>
        </w:rPr>
        <w:t>C</w:t>
      </w:r>
      <w:r w:rsidRPr="00ED17D4">
        <w:rPr>
          <w:rFonts w:ascii="Times New Roman" w:hAnsi="Times New Roman" w:cs="Times New Roman"/>
          <w:vertAlign w:val="subscript"/>
          <w:lang w:eastAsia="zh-CN"/>
        </w:rPr>
        <w:t>dl</w:t>
      </w:r>
      <w:proofErr w:type="spellEnd"/>
      <w:r w:rsidRPr="009F0721">
        <w:rPr>
          <w:rFonts w:ascii="Times New Roman" w:hAnsi="Times New Roman" w:cs="Times New Roman"/>
          <w:lang w:eastAsia="zh-CN"/>
        </w:rPr>
        <w:t>) values vs. average pore size. (d) Schematic of gas-solid-liquid three-phase interface on catalysts’ surface and proposed equivalent circuits. (e) Nyquist plots of 4 wt. % Mo</w:t>
      </w:r>
      <w:r w:rsidR="002978CF">
        <w:rPr>
          <w:rFonts w:ascii="Times New Roman" w:hAnsi="Times New Roman" w:cs="Times New Roman"/>
          <w:lang w:eastAsia="zh-CN"/>
        </w:rPr>
        <w:t>-</w:t>
      </w:r>
      <w:r w:rsidRPr="009F0721">
        <w:rPr>
          <w:rFonts w:ascii="Times New Roman" w:hAnsi="Times New Roman" w:cs="Times New Roman"/>
          <w:lang w:eastAsia="zh-CN"/>
        </w:rPr>
        <w:t>N</w:t>
      </w:r>
      <w:r w:rsidR="002978CF">
        <w:rPr>
          <w:rFonts w:ascii="Times New Roman" w:hAnsi="Times New Roman" w:cs="Times New Roman"/>
          <w:lang w:eastAsia="zh-CN"/>
        </w:rPr>
        <w:t>/</w:t>
      </w:r>
      <w:r w:rsidRPr="009F0721">
        <w:rPr>
          <w:rFonts w:ascii="Times New Roman" w:hAnsi="Times New Roman" w:cs="Times New Roman"/>
          <w:lang w:eastAsia="zh-CN"/>
        </w:rPr>
        <w:t xml:space="preserve">C-21 recorded in </w:t>
      </w:r>
      <w:proofErr w:type="spellStart"/>
      <w:r w:rsidRPr="009F0721">
        <w:rPr>
          <w:rFonts w:ascii="Times New Roman" w:hAnsi="Times New Roman" w:cs="Times New Roman"/>
          <w:lang w:eastAsia="zh-CN"/>
        </w:rPr>
        <w:t>Ar</w:t>
      </w:r>
      <w:proofErr w:type="spellEnd"/>
      <w:r w:rsidRPr="009F0721">
        <w:rPr>
          <w:rFonts w:ascii="Times New Roman" w:hAnsi="Times New Roman" w:cs="Times New Roman"/>
          <w:lang w:eastAsia="zh-CN"/>
        </w:rPr>
        <w:t xml:space="preserve"> and </w:t>
      </w:r>
      <w:r w:rsidR="002978CF" w:rsidRPr="00235A2E">
        <w:rPr>
          <w:rFonts w:ascii="Times New Roman" w:hAnsi="Times New Roman" w:cs="Times New Roman"/>
          <w:lang w:eastAsia="zh-CN"/>
        </w:rPr>
        <w:t>N</w:t>
      </w:r>
      <w:r w:rsidR="002978CF" w:rsidRPr="00B61E65">
        <w:rPr>
          <w:rFonts w:ascii="Times New Roman" w:hAnsi="Times New Roman" w:cs="Times New Roman"/>
          <w:vertAlign w:val="subscript"/>
          <w:lang w:eastAsia="zh-CN"/>
        </w:rPr>
        <w:t>2</w:t>
      </w:r>
      <w:r w:rsidRPr="009F0721">
        <w:rPr>
          <w:rFonts w:ascii="Times New Roman" w:hAnsi="Times New Roman" w:cs="Times New Roman"/>
          <w:lang w:eastAsia="zh-CN"/>
        </w:rPr>
        <w:t xml:space="preserve"> condition</w:t>
      </w:r>
      <w:r w:rsidR="002978CF">
        <w:rPr>
          <w:rFonts w:ascii="Times New Roman" w:hAnsi="Times New Roman" w:cs="Times New Roman"/>
          <w:lang w:eastAsia="zh-CN"/>
        </w:rPr>
        <w:t>s</w:t>
      </w:r>
      <w:r w:rsidRPr="009F0721">
        <w:rPr>
          <w:rFonts w:ascii="Times New Roman" w:hAnsi="Times New Roman" w:cs="Times New Roman"/>
          <w:lang w:eastAsia="zh-CN"/>
        </w:rPr>
        <w:t>. (f) Nyquist plots of 4 wt. % Mo/N-C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recorded in </w:t>
      </w:r>
      <w:r w:rsidR="002978CF" w:rsidRPr="00235A2E">
        <w:rPr>
          <w:rFonts w:ascii="Times New Roman" w:hAnsi="Times New Roman" w:cs="Times New Roman"/>
          <w:lang w:eastAsia="zh-CN"/>
        </w:rPr>
        <w:t>N</w:t>
      </w:r>
      <w:r w:rsidR="002978CF" w:rsidRPr="00B61E65">
        <w:rPr>
          <w:rFonts w:ascii="Times New Roman" w:hAnsi="Times New Roman" w:cs="Times New Roman"/>
          <w:vertAlign w:val="subscript"/>
          <w:lang w:eastAsia="zh-CN"/>
        </w:rPr>
        <w:t>2</w:t>
      </w:r>
      <w:r w:rsidRPr="009F0721">
        <w:rPr>
          <w:rFonts w:ascii="Times New Roman" w:hAnsi="Times New Roman" w:cs="Times New Roman"/>
          <w:lang w:eastAsia="zh-CN"/>
        </w:rPr>
        <w:t xml:space="preserve"> condition</w:t>
      </w:r>
      <w:r w:rsidR="002978CF">
        <w:rPr>
          <w:rFonts w:ascii="Times New Roman" w:hAnsi="Times New Roman" w:cs="Times New Roman"/>
          <w:lang w:eastAsia="zh-CN"/>
        </w:rPr>
        <w:t>s</w:t>
      </w:r>
    </w:p>
    <w:p w14:paraId="27C31360" w14:textId="77777777" w:rsidR="00235A2E" w:rsidRDefault="00235A2E" w:rsidP="00226B99">
      <w:pPr>
        <w:spacing w:line="360" w:lineRule="auto"/>
        <w:jc w:val="both"/>
        <w:rPr>
          <w:rFonts w:ascii="Times New Roman" w:hAnsi="Times New Roman" w:cs="Times New Roman"/>
          <w:lang w:eastAsia="zh-CN"/>
        </w:rPr>
      </w:pPr>
    </w:p>
    <w:p w14:paraId="5EF49864" w14:textId="6B9B943F" w:rsidR="00235A2E" w:rsidRPr="008B3A81" w:rsidRDefault="00C76BCD" w:rsidP="00226B99">
      <w:pPr>
        <w:spacing w:line="360" w:lineRule="auto"/>
        <w:jc w:val="both"/>
        <w:rPr>
          <w:rFonts w:ascii="Times New Roman" w:hAnsi="Times New Roman" w:cs="Times New Roman"/>
          <w:b/>
          <w:bCs/>
          <w:lang w:eastAsia="zh-CN"/>
        </w:rPr>
      </w:pPr>
      <w:r w:rsidRPr="008B3A81">
        <w:rPr>
          <w:rFonts w:ascii="Times New Roman" w:hAnsi="Times New Roman" w:cs="Times New Roman"/>
          <w:b/>
          <w:bCs/>
          <w:lang w:eastAsia="zh-CN"/>
        </w:rPr>
        <w:t>Machine learning analysis of performance-determining factors</w:t>
      </w:r>
    </w:p>
    <w:p w14:paraId="28E367D3" w14:textId="1E9A2ABD" w:rsidR="001F7B85" w:rsidRDefault="008B3A81" w:rsidP="00226B99">
      <w:pPr>
        <w:spacing w:line="360" w:lineRule="auto"/>
        <w:ind w:firstLine="360"/>
        <w:jc w:val="both"/>
        <w:rPr>
          <w:rFonts w:ascii="Times New Roman" w:hAnsi="Times New Roman" w:cs="Times New Roman"/>
          <w:lang w:eastAsia="zh-CN"/>
        </w:rPr>
      </w:pPr>
      <w:r>
        <w:rPr>
          <w:rFonts w:ascii="Times New Roman" w:hAnsi="Times New Roman"/>
          <w:b w:val="0"/>
        </w:rPr>
        <w:t xml:space="preserve">After assessing the effects of pore size, Mo content, catalyst loading, and wettability on eNRR performance, </w:t>
      </w:r>
      <w:r>
        <w:rPr>
          <w:rFonts w:ascii="Times New Roman" w:hAnsi="Times New Roman"/>
          <w:b w:val="0"/>
          <w:highlight w:val="yellow"/>
        </w:rPr>
        <w:t>we</w:t>
      </w:r>
      <w:r>
        <w:rPr>
          <w:rFonts w:ascii="Times New Roman" w:hAnsi="Times New Roman"/>
          <w:b w:val="0"/>
          <w:highlight w:val="yellow"/>
        </w:rPr>
        <w:t xml:space="preserve"> </w:t>
      </w:r>
      <w:r>
        <w:rPr>
          <w:rFonts w:ascii="Times New Roman" w:hAnsi="Times New Roman"/>
          <w:b w:val="0"/>
          <w:highlight w:val="yellow"/>
        </w:rPr>
        <w:t>used</w:t>
      </w:r>
      <w:r>
        <w:rPr>
          <w:rFonts w:ascii="Times New Roman" w:hAnsi="Times New Roman"/>
          <w:b w:val="0"/>
          <w:highlight w:val="yellow"/>
        </w:rPr>
        <w:t xml:space="preserve"> </w:t>
      </w:r>
      <w:r>
        <w:rPr>
          <w:rFonts w:ascii="Times New Roman" w:hAnsi="Times New Roman"/>
          <w:b w:val="0"/>
          <w:highlight w:val="yellow"/>
        </w:rPr>
        <w:t>XGBoost</w:t>
      </w:r>
      <w:r>
        <w:rPr>
          <w:rFonts w:ascii="Times New Roman" w:hAnsi="Times New Roman"/>
          <w:b w:val="0"/>
          <w:highlight w:val="yellow"/>
        </w:rPr>
        <w:t xml:space="preserve"> </w:t>
      </w:r>
      <w:r>
        <w:rPr>
          <w:rFonts w:ascii="Times New Roman" w:hAnsi="Times New Roman"/>
          <w:b w:val="0"/>
          <w:highlight w:val="yellow"/>
        </w:rPr>
        <w:t>and</w:t>
      </w:r>
      <w:r>
        <w:rPr>
          <w:rFonts w:ascii="Times New Roman" w:hAnsi="Times New Roman"/>
          <w:b w:val="0"/>
          <w:highlight w:val="yellow"/>
        </w:rPr>
        <w:t xml:space="preserve"> </w:t>
      </w:r>
      <w:r>
        <w:rPr>
          <w:rFonts w:ascii="Times New Roman" w:hAnsi="Times New Roman"/>
          <w:b w:val="0"/>
          <w:highlight w:val="yellow"/>
        </w:rPr>
        <w:t>SHAP</w:t>
      </w:r>
      <w:r>
        <w:rPr>
          <w:rFonts w:ascii="Times New Roman" w:hAnsi="Times New Roman"/>
          <w:b w:val="0"/>
          <w:highlight w:val="yellow"/>
        </w:rPr>
        <w:t xml:space="preserve"> </w:t>
      </w:r>
      <w:r>
        <w:rPr>
          <w:rFonts w:ascii="Times New Roman" w:hAnsi="Times New Roman"/>
          <w:b w:val="0"/>
          <w:highlight w:val="yellow"/>
        </w:rPr>
        <w:t>to</w:t>
      </w:r>
      <w:r>
        <w:rPr>
          <w:rFonts w:ascii="Times New Roman" w:hAnsi="Times New Roman"/>
          <w:b w:val="0"/>
          <w:highlight w:val="yellow"/>
        </w:rPr>
        <w:t xml:space="preserve"> </w:t>
      </w:r>
      <w:r>
        <w:rPr>
          <w:rFonts w:ascii="Times New Roman" w:hAnsi="Times New Roman"/>
          <w:b w:val="0"/>
          <w:highlight w:val="yellow"/>
        </w:rPr>
        <w:t>explore</w:t>
      </w:r>
      <w:r>
        <w:rPr>
          <w:rFonts w:ascii="Times New Roman" w:hAnsi="Times New Roman"/>
          <w:b w:val="0"/>
          <w:highlight w:val="yellow"/>
        </w:rPr>
        <w:t xml:space="preserve"> </w:t>
      </w:r>
      <w:r>
        <w:rPr>
          <w:rFonts w:ascii="Times New Roman" w:hAnsi="Times New Roman"/>
          <w:b w:val="0"/>
          <w:highlight w:val="yellow"/>
        </w:rPr>
        <w:t>the 23 available experimental records. The two fitted models relate the four controlled input variables to</w:t>
      </w:r>
      <w:r>
        <w:rPr>
          <w:rFonts w:ascii="Times New Roman" w:hAnsi="Times New Roman"/>
          <w:b w:val="0"/>
        </w:rPr>
        <w:t xml:space="preserve"> Faradaic efficiency and </w:t>
      </w:r>
      <w:r>
        <w:rPr>
          <w:rFonts w:ascii="Times New Roman" w:hAnsi="Times New Roman"/>
          <w:b w:val="0"/>
          <w:highlight w:val="yellow"/>
        </w:rPr>
        <w:t>NH₃</w:t>
      </w:r>
      <w:r>
        <w:rPr>
          <w:rFonts w:ascii="Times New Roman" w:hAnsi="Times New Roman"/>
          <w:b w:val="0"/>
        </w:rPr>
        <w:t xml:space="preserve"> yield, </w:t>
      </w:r>
      <w:r>
        <w:rPr>
          <w:rFonts w:ascii="Times New Roman" w:hAnsi="Times New Roman"/>
          <w:b w:val="0"/>
          <w:highlight w:val="yellow"/>
        </w:rPr>
        <w:t>respectively</w:t>
      </w:r>
      <w:r>
        <w:rPr>
          <w:rFonts w:ascii="Times New Roman" w:hAnsi="Times New Roman"/>
          <w:b w:val="0"/>
        </w:rPr>
        <w:t xml:space="preserve"> (Figure S24). The </w:t>
      </w:r>
      <w:r>
        <w:rPr>
          <w:rFonts w:ascii="Times New Roman" w:hAnsi="Times New Roman"/>
          <w:b w:val="0"/>
          <w:highlight w:val="yellow"/>
        </w:rPr>
        <w:t>dataset consists mainly of experimental series in which one variable</w:t>
      </w:r>
      <w:r>
        <w:rPr>
          <w:rFonts w:ascii="Times New Roman" w:hAnsi="Times New Roman"/>
          <w:b w:val="0"/>
        </w:rPr>
        <w:t xml:space="preserve"> was </w:t>
      </w:r>
      <w:r>
        <w:rPr>
          <w:rFonts w:ascii="Times New Roman" w:hAnsi="Times New Roman"/>
          <w:b w:val="0"/>
          <w:highlight w:val="yellow"/>
        </w:rPr>
        <w:t>changed</w:t>
      </w:r>
      <w:r>
        <w:rPr>
          <w:rFonts w:ascii="Times New Roman" w:hAnsi="Times New Roman"/>
          <w:b w:val="0"/>
          <w:highlight w:val="yellow"/>
        </w:rPr>
        <w:t xml:space="preserve"> </w:t>
      </w:r>
      <w:r>
        <w:rPr>
          <w:rFonts w:ascii="Times New Roman" w:hAnsi="Times New Roman"/>
          <w:b w:val="0"/>
          <w:highlight w:val="yellow"/>
        </w:rPr>
        <w:t>at</w:t>
      </w:r>
      <w:r>
        <w:rPr>
          <w:rFonts w:ascii="Times New Roman" w:hAnsi="Times New Roman"/>
          <w:b w:val="0"/>
          <w:highlight w:val="yellow"/>
        </w:rPr>
        <w:t xml:space="preserve">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time.</w:t>
      </w:r>
      <w:r>
        <w:rPr>
          <w:rFonts w:ascii="Times New Roman" w:hAnsi="Times New Roman"/>
          <w:b w:val="0"/>
          <w:highlight w:val="yellow"/>
        </w:rPr>
        <w:t xml:space="preserve"> </w:t>
      </w:r>
      <w:r>
        <w:rPr>
          <w:rFonts w:ascii="Times New Roman" w:hAnsi="Times New Roman"/>
          <w:b w:val="0"/>
          <w:highlight w:val="yellow"/>
        </w:rPr>
        <w:t>It</w:t>
      </w:r>
      <w:r>
        <w:rPr>
          <w:rFonts w:ascii="Times New Roman" w:hAnsi="Times New Roman"/>
          <w:b w:val="0"/>
          <w:highlight w:val="yellow"/>
        </w:rPr>
        <w:t xml:space="preserve"> </w:t>
      </w:r>
      <w:r>
        <w:rPr>
          <w:rFonts w:ascii="Times New Roman" w:hAnsi="Times New Roman"/>
          <w:b w:val="0"/>
          <w:highlight w:val="yellow"/>
        </w:rPr>
        <w:t>is</w:t>
      </w:r>
      <w:r>
        <w:rPr>
          <w:rFonts w:ascii="Times New Roman" w:hAnsi="Times New Roman"/>
          <w:b w:val="0"/>
          <w:highlight w:val="yellow"/>
        </w:rPr>
        <w:t xml:space="preserve"> </w:t>
      </w:r>
      <w:r>
        <w:rPr>
          <w:rFonts w:ascii="Times New Roman" w:hAnsi="Times New Roman"/>
          <w:b w:val="0"/>
          <w:highlight w:val="yellow"/>
        </w:rPr>
        <w:t>not</w:t>
      </w:r>
      <w:r>
        <w:rPr>
          <w:rFonts w:ascii="Times New Roman" w:hAnsi="Times New Roman"/>
          <w:b w:val="0"/>
          <w:highlight w:val="yellow"/>
        </w:rPr>
        <w:t xml:space="preserve">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balanced</w:t>
      </w:r>
      <w:r>
        <w:rPr>
          <w:rFonts w:ascii="Times New Roman" w:hAnsi="Times New Roman"/>
          <w:b w:val="0"/>
          <w:highlight w:val="yellow"/>
        </w:rPr>
        <w:t xml:space="preserve"> </w:t>
      </w:r>
      <w:r>
        <w:rPr>
          <w:rFonts w:ascii="Times New Roman" w:hAnsi="Times New Roman"/>
          <w:b w:val="0"/>
          <w:highlight w:val="yellow"/>
        </w:rPr>
        <w:t>multivariable</w:t>
      </w:r>
      <w:r>
        <w:rPr>
          <w:rFonts w:ascii="Times New Roman" w:hAnsi="Times New Roman"/>
          <w:b w:val="0"/>
          <w:highlight w:val="yellow"/>
        </w:rPr>
        <w:t xml:space="preserve"> </w:t>
      </w:r>
      <w:r>
        <w:rPr>
          <w:rFonts w:ascii="Times New Roman" w:hAnsi="Times New Roman"/>
          <w:b w:val="0"/>
          <w:highlight w:val="yellow"/>
        </w:rPr>
        <w:t>design.</w:t>
      </w:r>
      <w:r>
        <w:rPr>
          <w:rFonts w:ascii="Times New Roman" w:hAnsi="Times New Roman"/>
          <w:b w:val="0"/>
          <w:highlight w:val="yellow"/>
        </w:rPr>
        <w:t xml:space="preserve"> </w:t>
      </w:r>
      <w:r>
        <w:rPr>
          <w:rFonts w:ascii="Times New Roman" w:hAnsi="Times New Roman"/>
          <w:b w:val="0"/>
          <w:highlight w:val="yellow"/>
        </w:rPr>
        <w:t>We</w:t>
      </w:r>
      <w:r>
        <w:rPr>
          <w:rFonts w:ascii="Times New Roman" w:hAnsi="Times New Roman"/>
          <w:b w:val="0"/>
          <w:highlight w:val="yellow"/>
        </w:rPr>
        <w:t xml:space="preserve"> </w:t>
      </w:r>
      <w:r>
        <w:rPr>
          <w:rFonts w:ascii="Times New Roman" w:hAnsi="Times New Roman"/>
          <w:b w:val="0"/>
          <w:highlight w:val="yellow"/>
        </w:rPr>
        <w:t>therefore</w:t>
      </w:r>
      <w:r>
        <w:rPr>
          <w:rFonts w:ascii="Times New Roman" w:hAnsi="Times New Roman"/>
          <w:b w:val="0"/>
          <w:highlight w:val="yellow"/>
        </w:rPr>
        <w:t xml:space="preserve"> </w:t>
      </w:r>
      <w:r>
        <w:rPr>
          <w:rFonts w:ascii="Times New Roman" w:hAnsi="Times New Roman"/>
          <w:b w:val="0"/>
          <w:highlight w:val="yellow"/>
        </w:rPr>
        <w:t>use</w:t>
      </w:r>
      <w:r>
        <w:rPr>
          <w:rFonts w:ascii="Times New Roman" w:hAnsi="Times New Roman"/>
          <w:b w:val="0"/>
        </w:rPr>
        <w:t xml:space="preserve"> the </w:t>
      </w:r>
      <w:r>
        <w:rPr>
          <w:rFonts w:ascii="Times New Roman" w:hAnsi="Times New Roman"/>
          <w:b w:val="0"/>
          <w:highlight w:val="yellow"/>
        </w:rPr>
        <w:t>analysis</w:t>
      </w:r>
      <w:r>
        <w:rPr>
          <w:rFonts w:ascii="Times New Roman" w:hAnsi="Times New Roman"/>
          <w:b w:val="0"/>
          <w:highlight w:val="yellow"/>
        </w:rPr>
        <w:t xml:space="preserve"> </w:t>
      </w:r>
      <w:r>
        <w:rPr>
          <w:rFonts w:ascii="Times New Roman" w:hAnsi="Times New Roman"/>
          <w:b w:val="0"/>
          <w:highlight w:val="yellow"/>
        </w:rPr>
        <w:t>to summarize associations within the investigated ranges. When evaluated using the observations used for fitting, the</w:t>
      </w:r>
      <w:r>
        <w:rPr>
          <w:rFonts w:ascii="Times New Roman" w:hAnsi="Times New Roman"/>
          <w:b w:val="0"/>
        </w:rPr>
        <w:t xml:space="preserve"> Faradaic efficiency </w:t>
      </w:r>
      <w:r>
        <w:rPr>
          <w:rFonts w:ascii="Times New Roman" w:hAnsi="Times New Roman"/>
          <w:b w:val="0"/>
          <w:highlight w:val="yellow"/>
        </w:rPr>
        <w:t xml:space="preserve">model gave R² = 1.000, RMSE ≈ 0.090 percentage points, </w:t>
      </w:r>
      <w:r>
        <w:rPr>
          <w:rFonts w:ascii="Times New Roman" w:hAnsi="Times New Roman"/>
          <w:b w:val="0"/>
        </w:rPr>
        <w:t xml:space="preserve">and </w:t>
      </w:r>
      <w:r>
        <w:rPr>
          <w:rFonts w:ascii="Times New Roman" w:hAnsi="Times New Roman"/>
          <w:b w:val="0"/>
          <w:highlight w:val="yellow"/>
        </w:rPr>
        <w:t>MAE = 0.069 percentage points. The NH₃</w:t>
      </w:r>
      <w:r>
        <w:rPr>
          <w:rFonts w:ascii="Times New Roman" w:hAnsi="Times New Roman"/>
          <w:b w:val="0"/>
        </w:rPr>
        <w:t xml:space="preserve"> yield</w:t>
      </w:r>
      <w:r>
        <w:rPr>
          <w:rFonts w:ascii="Times New Roman" w:hAnsi="Times New Roman"/>
          <w:b w:val="0"/>
          <w:highlight w:val="yellow"/>
        </w:rPr>
        <w:t xml:space="preserve"> model gave R² = 1.000, RMSE ≈ 0.235 µg h⁻¹ mg⁻¹, and MAE = 0.180 µg h⁻¹ mg⁻¹ (Table S4)</w:t>
      </w:r>
      <w:r>
        <w:rPr>
          <w:rFonts w:ascii="Times New Roman" w:hAnsi="Times New Roman"/>
          <w:b w:val="0"/>
        </w:rPr>
        <w:t xml:space="preserve">. </w:t>
      </w:r>
      <w:r>
        <w:rPr>
          <w:rFonts w:ascii="Times New Roman" w:hAnsi="Times New Roman"/>
          <w:b w:val="0"/>
          <w:highlight w:val="yellow"/>
        </w:rPr>
        <w:t>These</w:t>
      </w:r>
      <w:r>
        <w:rPr>
          <w:rFonts w:ascii="Times New Roman" w:hAnsi="Times New Roman"/>
          <w:b w:val="0"/>
          <w:highlight w:val="yellow"/>
        </w:rPr>
        <w:t xml:space="preserve"> </w:t>
      </w:r>
      <w:r>
        <w:rPr>
          <w:rFonts w:ascii="Times New Roman" w:hAnsi="Times New Roman"/>
          <w:b w:val="0"/>
          <w:highlight w:val="yellow"/>
        </w:rPr>
        <w:t>values</w:t>
      </w:r>
      <w:r>
        <w:rPr>
          <w:rFonts w:ascii="Times New Roman" w:hAnsi="Times New Roman"/>
          <w:b w:val="0"/>
          <w:highlight w:val="yellow"/>
        </w:rPr>
        <w:t xml:space="preserve"> </w:t>
      </w:r>
      <w:r>
        <w:rPr>
          <w:rFonts w:ascii="Times New Roman" w:hAnsi="Times New Roman"/>
          <w:b w:val="0"/>
          <w:highlight w:val="yellow"/>
        </w:rPr>
        <w:t>measure</w:t>
      </w:r>
      <w:r>
        <w:rPr>
          <w:rFonts w:ascii="Times New Roman" w:hAnsi="Times New Roman"/>
          <w:b w:val="0"/>
          <w:highlight w:val="yellow"/>
        </w:rPr>
        <w:t xml:space="preserve"> </w:t>
      </w:r>
      <w:r>
        <w:rPr>
          <w:rFonts w:ascii="Times New Roman" w:hAnsi="Times New Roman"/>
          <w:b w:val="0"/>
          <w:highlight w:val="yellow"/>
        </w:rPr>
        <w:t>fit</w:t>
      </w:r>
      <w:r>
        <w:rPr>
          <w:rFonts w:ascii="Times New Roman" w:hAnsi="Times New Roman"/>
          <w:b w:val="0"/>
        </w:rPr>
        <w:t xml:space="preserve"> to </w:t>
      </w:r>
      <w:r>
        <w:rPr>
          <w:rFonts w:ascii="Times New Roman" w:hAnsi="Times New Roman"/>
          <w:b w:val="0"/>
          <w:highlight w:val="yellow"/>
        </w:rPr>
        <w:t>the same data used to build</w:t>
      </w:r>
      <w:r>
        <w:rPr>
          <w:rFonts w:ascii="Times New Roman" w:hAnsi="Times New Roman"/>
          <w:b w:val="0"/>
        </w:rPr>
        <w:t xml:space="preserve"> the </w:t>
      </w:r>
      <w:r>
        <w:rPr>
          <w:rFonts w:ascii="Times New Roman" w:hAnsi="Times New Roman"/>
          <w:b w:val="0"/>
          <w:highlight w:val="yellow"/>
        </w:rPr>
        <w:t>models.</w:t>
      </w:r>
      <w:r>
        <w:rPr>
          <w:rFonts w:ascii="Times New Roman" w:hAnsi="Times New Roman"/>
          <w:b w:val="0"/>
          <w:highlight w:val="yellow"/>
        </w:rPr>
        <w:t xml:space="preserve"> </w:t>
      </w:r>
      <w:r>
        <w:rPr>
          <w:rFonts w:ascii="Times New Roman" w:hAnsi="Times New Roman"/>
          <w:b w:val="0"/>
          <w:highlight w:val="yellow"/>
        </w:rPr>
        <w:t>They do not independently test how well the models generalize. SHAP values describe how</w:t>
      </w:r>
      <w:r>
        <w:rPr>
          <w:rFonts w:ascii="Times New Roman" w:hAnsi="Times New Roman"/>
          <w:b w:val="0"/>
        </w:rPr>
        <w:t xml:space="preserve"> each feature </w:t>
      </w:r>
      <w:r>
        <w:rPr>
          <w:rFonts w:ascii="Times New Roman" w:hAnsi="Times New Roman"/>
          <w:b w:val="0"/>
          <w:highlight w:val="yellow"/>
        </w:rPr>
        <w:t xml:space="preserve">contributes </w:t>
      </w:r>
      <w:r>
        <w:rPr>
          <w:rFonts w:ascii="Times New Roman" w:hAnsi="Times New Roman"/>
          <w:b w:val="0"/>
        </w:rPr>
        <w:t xml:space="preserve">to the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prediction relative to the model baseline</w:t>
      </w:r>
      <w:r>
        <w:rPr>
          <w:rFonts w:ascii="Times New Roman" w:hAnsi="Times New Roman"/>
          <w:b w:val="0"/>
        </w:rPr>
        <w:t xml:space="preserve">. </w:t>
      </w:r>
      <w:r>
        <w:rPr>
          <w:rFonts w:ascii="Times New Roman" w:hAnsi="Times New Roman"/>
          <w:b w:val="0"/>
          <w:highlight w:val="yellow"/>
        </w:rPr>
        <w:t>They do not establish causal or mechanistic effects.</w:t>
      </w:r>
    </w:p>
    <w:p w14:paraId="1E73C1F0" w14:textId="0B833A7C" w:rsidR="00A849B5" w:rsidRDefault="009774B8" w:rsidP="00226B99">
      <w:pPr>
        <w:spacing w:line="360" w:lineRule="auto"/>
        <w:jc w:val="center"/>
        <w:rPr>
          <w:rFonts w:ascii="Times New Roman" w:hAnsi="Times New Roman" w:cs="Times New Roman"/>
          <w:lang w:eastAsia="zh-CN"/>
        </w:rPr>
      </w:pPr>
      <w:r>
        <w:rPr>
          <w:noProof/>
        </w:rPr>
        <w:drawing>
          <wp:inline distT="0" distB="0" distL="0" distR="0" wp14:anchorId="4467610B" wp14:editId="7429DE9E">
            <wp:extent cx="5400000" cy="4217308"/>
            <wp:effectExtent l="0" t="0" r="0" b="0"/>
            <wp:docPr id="45700442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96260" name="图片 1" descr="图表, 散点图&#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4217308"/>
                    </a:xfrm>
                    <a:prstGeom prst="rect">
                      <a:avLst/>
                    </a:prstGeom>
                    <a:noFill/>
                    <a:ln>
                      <a:noFill/>
                    </a:ln>
                  </pic:spPr>
                </pic:pic>
              </a:graphicData>
            </a:graphic>
          </wp:inline>
        </w:drawing>
      </w:r>
    </w:p>
    <w:p w14:paraId="785054E1" w14:textId="72B1CDBF" w:rsidR="00A849B5" w:rsidRDefault="00B44183" w:rsidP="00226B99">
      <w:pPr>
        <w:jc w:val="both"/>
        <w:rPr>
          <w:rFonts w:ascii="Times New Roman" w:hAnsi="Times New Roman" w:cs="Times New Roman"/>
          <w:lang w:eastAsia="zh-CN"/>
        </w:rPr>
      </w:pPr>
      <w:r>
        <w:rPr>
          <w:rFonts w:ascii="Times New Roman" w:hAnsi="Times New Roman"/>
          <w:b/>
        </w:rPr>
        <w:t>Figure 5.</w:t>
      </w:r>
      <w:r>
        <w:rPr>
          <w:rFonts w:ascii="Times New Roman" w:hAnsi="Times New Roman"/>
          <w:b w:val="0"/>
        </w:rPr>
        <w:t xml:space="preserve"> Machine learning analysis of NRR performance. SHAP analysis and feature importance ranking for the XGBoost </w:t>
      </w:r>
      <w:r>
        <w:rPr>
          <w:rFonts w:ascii="Times New Roman" w:hAnsi="Times New Roman"/>
          <w:b w:val="0"/>
          <w:highlight w:val="yellow"/>
        </w:rPr>
        <w:t>models</w:t>
      </w:r>
      <w:r>
        <w:rPr>
          <w:rFonts w:ascii="Times New Roman" w:hAnsi="Times New Roman"/>
          <w:b w:val="0"/>
          <w:highlight w:val="yellow"/>
        </w:rPr>
        <w:t xml:space="preserv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to</w:t>
      </w:r>
      <w:r>
        <w:rPr>
          <w:rFonts w:ascii="Times New Roman" w:hAnsi="Times New Roman"/>
          <w:b w:val="0"/>
          <w:highlight w:val="yellow"/>
        </w:rPr>
        <w:t xml:space="preserve"> </w:t>
      </w:r>
      <w:r>
        <w:rPr>
          <w:rFonts w:ascii="Times New Roman" w:hAnsi="Times New Roman"/>
          <w:b w:val="0"/>
          <w:highlight w:val="yellow"/>
        </w:rPr>
        <w:t>(</w:t>
      </w:r>
      <w:r>
        <w:rPr>
          <w:rFonts w:ascii="Times New Roman" w:hAnsi="Times New Roman"/>
          <w:b w:val="0"/>
        </w:rPr>
        <w:t xml:space="preserve">a) Faradaic efficiency and </w:t>
      </w:r>
      <w:r>
        <w:rPr>
          <w:rFonts w:ascii="Times New Roman" w:hAnsi="Times New Roman"/>
          <w:b w:val="0"/>
          <w:highlight w:val="yellow"/>
        </w:rPr>
        <w:t>(</w:t>
      </w:r>
      <w:r>
        <w:rPr>
          <w:rFonts w:ascii="Times New Roman" w:hAnsi="Times New Roman"/>
          <w:b w:val="0"/>
        </w:rPr>
        <w:t xml:space="preserve">b) </w:t>
      </w:r>
      <w:r>
        <w:rPr>
          <w:rFonts w:ascii="Times New Roman" w:hAnsi="Times New Roman"/>
          <w:b w:val="0"/>
          <w:highlight w:val="yellow"/>
        </w:rPr>
        <w:t>NH₃</w:t>
      </w:r>
      <w:r>
        <w:rPr>
          <w:rFonts w:ascii="Times New Roman" w:hAnsi="Times New Roman"/>
          <w:b w:val="0"/>
        </w:rPr>
        <w:t xml:space="preserve"> yield. A larger </w:t>
      </w:r>
      <w:r>
        <w:rPr>
          <w:rFonts w:ascii="Times New Roman" w:hAnsi="Times New Roman"/>
          <w:b w:val="0"/>
          <w:highlight w:val="yellow"/>
        </w:rPr>
        <w:t>absolute</w:t>
      </w:r>
      <w:r>
        <w:rPr>
          <w:rFonts w:ascii="Times New Roman" w:hAnsi="Times New Roman"/>
          <w:b w:val="0"/>
        </w:rPr>
        <w:t xml:space="preserve"> SHAP </w:t>
      </w:r>
      <w:r>
        <w:rPr>
          <w:rFonts w:ascii="Times New Roman" w:hAnsi="Times New Roman"/>
          <w:b w:val="0"/>
          <w:highlight w:val="yellow"/>
        </w:rPr>
        <w:t>value</w:t>
      </w:r>
      <w:r>
        <w:rPr>
          <w:rFonts w:ascii="Times New Roman" w:hAnsi="Times New Roman"/>
          <w:b w:val="0"/>
          <w:highlight w:val="yellow"/>
        </w:rPr>
        <w:t xml:space="preserve"> </w:t>
      </w:r>
      <w:r>
        <w:rPr>
          <w:rFonts w:ascii="Times New Roman" w:hAnsi="Times New Roman"/>
          <w:b w:val="0"/>
          <w:highlight w:val="yellow"/>
        </w:rPr>
        <w:t>indicates</w:t>
      </w:r>
      <w:r>
        <w:rPr>
          <w:rFonts w:ascii="Times New Roman" w:hAnsi="Times New Roman"/>
          <w:b w:val="0"/>
        </w:rPr>
        <w:t xml:space="preserve"> a larger contribution of </w:t>
      </w:r>
      <w:r>
        <w:rPr>
          <w:rFonts w:ascii="Times New Roman" w:hAnsi="Times New Roman"/>
          <w:b w:val="0"/>
          <w:highlight w:val="yellow"/>
        </w:rPr>
        <w:t>that</w:t>
      </w:r>
      <w:r>
        <w:rPr>
          <w:rFonts w:ascii="Times New Roman" w:hAnsi="Times New Roman"/>
          <w:b w:val="0"/>
        </w:rPr>
        <w:t xml:space="preserve"> feature </w:t>
      </w:r>
      <w:r>
        <w:rPr>
          <w:rFonts w:ascii="Times New Roman" w:hAnsi="Times New Roman"/>
          <w:b w:val="0"/>
          <w:highlight w:val="yellow"/>
        </w:rPr>
        <w:t>to</w:t>
      </w:r>
      <w:r>
        <w:rPr>
          <w:rFonts w:ascii="Times New Roman" w:hAnsi="Times New Roman"/>
          <w:b w:val="0"/>
        </w:rPr>
        <w:t xml:space="preserve"> the </w:t>
      </w:r>
      <w:r>
        <w:rPr>
          <w:rFonts w:ascii="Times New Roman" w:hAnsi="Times New Roman"/>
          <w:b w:val="0"/>
          <w:highlight w:val="yellow"/>
        </w:rPr>
        <w:t xml:space="preserve">fitted prediction. The </w:t>
      </w:r>
      <w:r>
        <w:rPr>
          <w:rFonts w:ascii="Times New Roman" w:hAnsi="Times New Roman"/>
          <w:b w:val="0"/>
        </w:rPr>
        <w:t xml:space="preserve">sign </w:t>
      </w:r>
      <w:r>
        <w:rPr>
          <w:rFonts w:ascii="Times New Roman" w:hAnsi="Times New Roman"/>
          <w:b w:val="0"/>
          <w:highlight w:val="yellow"/>
        </w:rPr>
        <w:t>indicates</w:t>
      </w:r>
      <w:r>
        <w:rPr>
          <w:rFonts w:ascii="Times New Roman" w:hAnsi="Times New Roman"/>
          <w:b w:val="0"/>
          <w:highlight w:val="yellow"/>
        </w:rPr>
        <w:t xml:space="preserve"> </w:t>
      </w:r>
      <w:r>
        <w:rPr>
          <w:rFonts w:ascii="Times New Roman" w:hAnsi="Times New Roman"/>
          <w:b w:val="0"/>
          <w:highlight w:val="yellow"/>
        </w:rPr>
        <w:t>whether</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predicted</w:t>
      </w:r>
      <w:r>
        <w:rPr>
          <w:rFonts w:ascii="Times New Roman" w:hAnsi="Times New Roman"/>
          <w:b w:val="0"/>
          <w:highlight w:val="yellow"/>
        </w:rPr>
        <w:t xml:space="preserve"> </w:t>
      </w:r>
      <w:r>
        <w:rPr>
          <w:rFonts w:ascii="Times New Roman" w:hAnsi="Times New Roman"/>
          <w:b w:val="0"/>
          <w:highlight w:val="yellow"/>
        </w:rPr>
        <w:t>target</w:t>
      </w:r>
      <w:r>
        <w:rPr>
          <w:rFonts w:ascii="Times New Roman" w:hAnsi="Times New Roman"/>
          <w:b w:val="0"/>
          <w:highlight w:val="yellow"/>
        </w:rPr>
        <w:t xml:space="preserve"> </w:t>
      </w:r>
      <w:r>
        <w:rPr>
          <w:rFonts w:ascii="Times New Roman" w:hAnsi="Times New Roman"/>
          <w:b w:val="0"/>
          <w:highlight w:val="yellow"/>
        </w:rPr>
        <w:t>increases</w:t>
      </w:r>
      <w:r>
        <w:rPr>
          <w:rFonts w:ascii="Times New Roman" w:hAnsi="Times New Roman"/>
          <w:b w:val="0"/>
        </w:rPr>
        <w:t xml:space="preserve"> or </w:t>
      </w:r>
      <w:r>
        <w:rPr>
          <w:rFonts w:ascii="Times New Roman" w:hAnsi="Times New Roman"/>
          <w:b w:val="0"/>
          <w:highlight w:val="yellow"/>
        </w:rPr>
        <w:t>decreases</w:t>
      </w:r>
      <w:r>
        <w:rPr>
          <w:rFonts w:ascii="Times New Roman" w:hAnsi="Times New Roman"/>
          <w:b w:val="0"/>
        </w:rPr>
        <w:t xml:space="preserve"> relative to the </w:t>
      </w:r>
      <w:r>
        <w:rPr>
          <w:rFonts w:ascii="Times New Roman" w:hAnsi="Times New Roman"/>
          <w:b w:val="0"/>
          <w:highlight w:val="yellow"/>
        </w:rPr>
        <w:t>model</w:t>
      </w:r>
      <w:r>
        <w:rPr>
          <w:rFonts w:ascii="Times New Roman" w:hAnsi="Times New Roman"/>
          <w:b w:val="0"/>
          <w:highlight w:val="yellow"/>
        </w:rPr>
        <w:t xml:space="preserve"> </w:t>
      </w:r>
      <w:r>
        <w:rPr>
          <w:rFonts w:ascii="Times New Roman" w:hAnsi="Times New Roman"/>
          <w:b w:val="0"/>
          <w:highlight w:val="yellow"/>
        </w:rPr>
        <w:t>baseline</w:t>
      </w:r>
      <w:r>
        <w:rPr>
          <w:rFonts w:ascii="Times New Roman" w:hAnsi="Times New Roman"/>
          <w:b w:val="0"/>
        </w:rPr>
        <w:t xml:space="preserve">. </w:t>
      </w:r>
      <w:r>
        <w:rPr>
          <w:rFonts w:ascii="Times New Roman" w:hAnsi="Times New Roman"/>
          <w:b w:val="0"/>
          <w:highlight w:val="yellow"/>
        </w:rPr>
        <w:t>Dot</w:t>
      </w:r>
      <w:r>
        <w:rPr>
          <w:rFonts w:ascii="Times New Roman" w:hAnsi="Times New Roman"/>
          <w:b w:val="0"/>
        </w:rPr>
        <w:t xml:space="preserve"> color </w:t>
      </w:r>
      <w:r>
        <w:rPr>
          <w:rFonts w:ascii="Times New Roman" w:hAnsi="Times New Roman"/>
          <w:b w:val="0"/>
          <w:highlight w:val="yellow"/>
        </w:rPr>
        <w:t>represents</w:t>
      </w:r>
      <w:r>
        <w:rPr>
          <w:rFonts w:ascii="Times New Roman" w:hAnsi="Times New Roman"/>
          <w:b w:val="0"/>
        </w:rPr>
        <w:t xml:space="preserve"> the numerical feature </w:t>
      </w:r>
      <w:r>
        <w:rPr>
          <w:rFonts w:ascii="Times New Roman" w:hAnsi="Times New Roman"/>
          <w:b w:val="0"/>
          <w:highlight w:val="yellow"/>
        </w:rPr>
        <w:t>value</w:t>
      </w:r>
      <w:r>
        <w:rPr>
          <w:rFonts w:ascii="Times New Roman" w:hAnsi="Times New Roman"/>
          <w:b w:val="0"/>
        </w:rPr>
        <w:t xml:space="preserve">, </w:t>
      </w:r>
      <w:r>
        <w:rPr>
          <w:rFonts w:ascii="Times New Roman" w:hAnsi="Times New Roman"/>
          <w:b w:val="0"/>
          <w:highlight w:val="yellow"/>
        </w:rPr>
        <w:t>from</w:t>
      </w:r>
      <w:r>
        <w:rPr>
          <w:rFonts w:ascii="Times New Roman" w:hAnsi="Times New Roman"/>
          <w:b w:val="0"/>
          <w:highlight w:val="yellow"/>
        </w:rPr>
        <w:t xml:space="preserve"> </w:t>
      </w:r>
      <w:r>
        <w:rPr>
          <w:rFonts w:ascii="Times New Roman" w:hAnsi="Times New Roman"/>
          <w:b w:val="0"/>
          <w:highlight w:val="yellow"/>
        </w:rPr>
        <w:t>low</w:t>
      </w:r>
      <w:r>
        <w:rPr>
          <w:rFonts w:ascii="Times New Roman" w:hAnsi="Times New Roman"/>
          <w:b w:val="0"/>
          <w:highlight w:val="yellow"/>
        </w:rPr>
        <w:t xml:space="preserve"> </w:t>
      </w:r>
      <w:r>
        <w:rPr>
          <w:rFonts w:ascii="Times New Roman" w:hAnsi="Times New Roman"/>
          <w:b w:val="0"/>
          <w:highlight w:val="yellow"/>
        </w:rPr>
        <w:t>(blue) to</w:t>
      </w:r>
      <w:r>
        <w:rPr>
          <w:rFonts w:ascii="Times New Roman" w:hAnsi="Times New Roman"/>
          <w:b w:val="0"/>
        </w:rPr>
        <w:t xml:space="preserve"> high </w:t>
      </w:r>
      <w:r>
        <w:rPr>
          <w:rFonts w:ascii="Times New Roman" w:hAnsi="Times New Roman"/>
          <w:b w:val="0"/>
          <w:highlight w:val="yellow"/>
        </w:rPr>
        <w:t>(red). The plots summarize associations within this dataset</w:t>
      </w:r>
      <w:r>
        <w:rPr>
          <w:rFonts w:ascii="Times New Roman" w:hAnsi="Times New Roman"/>
          <w:b w:val="0"/>
        </w:rPr>
        <w:t xml:space="preserve"> and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sampled</w:t>
      </w:r>
      <w:r>
        <w:rPr>
          <w:rFonts w:ascii="Times New Roman" w:hAnsi="Times New Roman"/>
          <w:b w:val="0"/>
          <w:highlight w:val="yellow"/>
        </w:rPr>
        <w:t xml:space="preserve"> </w:t>
      </w:r>
      <w:r>
        <w:rPr>
          <w:rFonts w:ascii="Times New Roman" w:hAnsi="Times New Roman"/>
          <w:b w:val="0"/>
          <w:highlight w:val="yellow"/>
        </w:rPr>
        <w:t>ranges.</w:t>
      </w:r>
      <w:r>
        <w:rPr>
          <w:rFonts w:ascii="Times New Roman" w:hAnsi="Times New Roman"/>
          <w:b w:val="0"/>
          <w:highlight w:val="yellow"/>
        </w:rPr>
        <w:t xml:space="preserve"> </w:t>
      </w:r>
      <w:r>
        <w:rPr>
          <w:rFonts w:ascii="Times New Roman" w:hAnsi="Times New Roman"/>
          <w:b w:val="0"/>
          <w:highlight w:val="yellow"/>
        </w:rPr>
        <w:t>They should not be interpreted as causal effects or universal feature rankings.</w:t>
      </w:r>
    </w:p>
    <w:p w14:paraId="63FB3257" w14:textId="77777777" w:rsidR="00A849B5" w:rsidRDefault="00A849B5" w:rsidP="00226B99">
      <w:pPr>
        <w:spacing w:line="360" w:lineRule="auto"/>
        <w:jc w:val="both"/>
        <w:rPr>
          <w:rFonts w:ascii="Times New Roman" w:hAnsi="Times New Roman" w:cs="Times New Roman"/>
          <w:lang w:eastAsia="zh-CN"/>
        </w:rPr>
      </w:pPr>
    </w:p>
    <w:p w14:paraId="3F002FD9" w14:textId="69E0B201" w:rsidR="001F7B85" w:rsidRDefault="001F7B85" w:rsidP="001F7B85">
      <w:pPr>
        <w:spacing w:line="360" w:lineRule="auto"/>
        <w:ind w:firstLine="360"/>
        <w:jc w:val="both"/>
        <w:rPr>
          <w:rFonts w:ascii="Times New Roman" w:hAnsi="Times New Roman" w:cs="Times New Roman"/>
          <w:lang w:eastAsia="zh-CN"/>
        </w:rPr>
      </w:pPr>
      <w:r>
        <w:rPr>
          <w:rFonts w:ascii="Times New Roman" w:hAnsi="Times New Roman"/>
          <w:b w:val="0"/>
          <w:highlight w:val="yellow"/>
        </w:rPr>
        <w:t>Within</w:t>
      </w:r>
      <w:r>
        <w:rPr>
          <w:rFonts w:ascii="Times New Roman" w:hAnsi="Times New Roman"/>
          <w:b w:val="0"/>
          <w:highlight w:val="yellow"/>
        </w:rPr>
        <w:t xml:space="preserve"> </w:t>
      </w:r>
      <w:r>
        <w:rPr>
          <w:rFonts w:ascii="Times New Roman" w:hAnsi="Times New Roman"/>
          <w:b w:val="0"/>
          <w:highlight w:val="yellow"/>
        </w:rPr>
        <w:t>this</w:t>
      </w:r>
      <w:r>
        <w:rPr>
          <w:rFonts w:ascii="Times New Roman" w:hAnsi="Times New Roman"/>
          <w:b w:val="0"/>
          <w:highlight w:val="yellow"/>
        </w:rPr>
        <w:t xml:space="preserve"> </w:t>
      </w:r>
      <w:r>
        <w:rPr>
          <w:rFonts w:ascii="Times New Roman" w:hAnsi="Times New Roman"/>
          <w:b w:val="0"/>
          <w:highlight w:val="yellow"/>
        </w:rPr>
        <w:t>dataset, Mo content showed</w:t>
      </w:r>
      <w:r>
        <w:rPr>
          <w:rFonts w:ascii="Times New Roman" w:hAnsi="Times New Roman"/>
          <w:b w:val="0"/>
        </w:rPr>
        <w:t xml:space="preserve"> the </w:t>
      </w:r>
      <w:r>
        <w:rPr>
          <w:rFonts w:ascii="Times New Roman" w:hAnsi="Times New Roman"/>
          <w:b w:val="0"/>
          <w:highlight w:val="yellow"/>
        </w:rPr>
        <w:t xml:space="preserve">largest overall </w:t>
      </w:r>
      <w:r>
        <w:rPr>
          <w:rFonts w:ascii="Times New Roman" w:hAnsi="Times New Roman"/>
          <w:b w:val="0"/>
        </w:rPr>
        <w:t xml:space="preserve">SHAP </w:t>
      </w:r>
      <w:r>
        <w:rPr>
          <w:rFonts w:ascii="Times New Roman" w:hAnsi="Times New Roman"/>
          <w:b w:val="0"/>
          <w:highlight w:val="yellow"/>
        </w:rPr>
        <w:t>magnitudes</w:t>
      </w:r>
      <w:r>
        <w:rPr>
          <w:rFonts w:ascii="Times New Roman" w:hAnsi="Times New Roman"/>
          <w:b w:val="0"/>
        </w:rPr>
        <w:t xml:space="preserve"> for</w:t>
      </w:r>
      <w:r>
        <w:rPr>
          <w:rFonts w:ascii="Times New Roman" w:hAnsi="Times New Roman"/>
          <w:b w:val="0"/>
          <w:highlight w:val="yellow"/>
        </w:rPr>
        <w:t xml:space="preserve"> both targets. For</w:t>
      </w:r>
      <w:r>
        <w:rPr>
          <w:rFonts w:ascii="Times New Roman" w:hAnsi="Times New Roman"/>
          <w:b w:val="0"/>
        </w:rPr>
        <w:t xml:space="preserve"> Faradaic efficiency, the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ranking was Mo content</w:t>
      </w:r>
      <w:r>
        <w:rPr>
          <w:rFonts w:ascii="Times New Roman" w:hAnsi="Times New Roman"/>
          <w:b w:val="0"/>
        </w:rPr>
        <w:t xml:space="preserve">, catalyst loading, </w:t>
      </w:r>
      <w:r>
        <w:rPr>
          <w:rFonts w:ascii="Times New Roman" w:hAnsi="Times New Roman"/>
          <w:b w:val="0"/>
          <w:highlight w:val="yellow"/>
        </w:rPr>
        <w:t>PTFE</w:t>
      </w:r>
      <w:r>
        <w:rPr>
          <w:rFonts w:ascii="Times New Roman" w:hAnsi="Times New Roman"/>
          <w:b w:val="0"/>
          <w:highlight w:val="yellow"/>
        </w:rPr>
        <w:t xml:space="preserve"> </w:t>
      </w:r>
      <w:r>
        <w:rPr>
          <w:rFonts w:ascii="Times New Roman" w:hAnsi="Times New Roman"/>
          <w:b w:val="0"/>
          <w:highlight w:val="yellow"/>
        </w:rPr>
        <w:t>amount</w:t>
      </w:r>
      <w:r>
        <w:rPr>
          <w:rFonts w:ascii="Times New Roman" w:hAnsi="Times New Roman"/>
          <w:b w:val="0"/>
        </w:rPr>
        <w:t xml:space="preserve">, and average pore size. </w:t>
      </w:r>
      <w:r>
        <w:rPr>
          <w:rFonts w:ascii="Times New Roman" w:hAnsi="Times New Roman"/>
          <w:b w:val="0"/>
          <w:highlight w:val="yellow"/>
        </w:rPr>
        <w:t>For</w:t>
      </w:r>
      <w:r>
        <w:rPr>
          <w:rFonts w:ascii="Times New Roman" w:hAnsi="Times New Roman"/>
          <w:b w:val="0"/>
          <w:highlight w:val="yellow"/>
        </w:rPr>
        <w:t xml:space="preserve"> </w:t>
      </w:r>
      <w:r>
        <w:rPr>
          <w:rFonts w:ascii="Times New Roman" w:hAnsi="Times New Roman"/>
          <w:b w:val="0"/>
          <w:highlight w:val="yellow"/>
        </w:rPr>
        <w:t>NH₃</w:t>
      </w:r>
      <w:r>
        <w:rPr>
          <w:rFonts w:ascii="Times New Roman" w:hAnsi="Times New Roman"/>
          <w:b w:val="0"/>
        </w:rPr>
        <w:t xml:space="preserve"> yield, the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ranking</w:t>
      </w:r>
      <w:r>
        <w:rPr>
          <w:rFonts w:ascii="Times New Roman" w:hAnsi="Times New Roman"/>
          <w:b w:val="0"/>
          <w:highlight w:val="yellow"/>
        </w:rPr>
        <w:t xml:space="preserve"> </w:t>
      </w:r>
      <w:r>
        <w:rPr>
          <w:rFonts w:ascii="Times New Roman" w:hAnsi="Times New Roman"/>
          <w:b w:val="0"/>
          <w:highlight w:val="yellow"/>
        </w:rPr>
        <w:t>was</w:t>
      </w:r>
      <w:r>
        <w:rPr>
          <w:rFonts w:ascii="Times New Roman" w:hAnsi="Times New Roman"/>
          <w:b w:val="0"/>
        </w:rPr>
        <w:t xml:space="preserve"> Mo content, </w:t>
      </w:r>
      <w:r>
        <w:rPr>
          <w:rFonts w:ascii="Times New Roman" w:hAnsi="Times New Roman"/>
          <w:b w:val="0"/>
          <w:highlight w:val="yellow"/>
        </w:rPr>
        <w:t>average</w:t>
      </w:r>
      <w:r>
        <w:rPr>
          <w:rFonts w:ascii="Times New Roman" w:hAnsi="Times New Roman"/>
          <w:b w:val="0"/>
        </w:rPr>
        <w:t xml:space="preserve"> pore size, </w:t>
      </w:r>
      <w:r>
        <w:rPr>
          <w:rFonts w:ascii="Times New Roman" w:hAnsi="Times New Roman"/>
          <w:b w:val="0"/>
          <w:highlight w:val="yellow"/>
        </w:rPr>
        <w:t>PTFE</w:t>
      </w:r>
      <w:r>
        <w:rPr>
          <w:rFonts w:ascii="Times New Roman" w:hAnsi="Times New Roman"/>
          <w:b w:val="0"/>
          <w:highlight w:val="yellow"/>
        </w:rPr>
        <w:t xml:space="preserve"> </w:t>
      </w:r>
      <w:r>
        <w:rPr>
          <w:rFonts w:ascii="Times New Roman" w:hAnsi="Times New Roman"/>
          <w:b w:val="0"/>
          <w:highlight w:val="yellow"/>
        </w:rPr>
        <w:t>amount,</w:t>
      </w:r>
      <w:r>
        <w:rPr>
          <w:rFonts w:ascii="Times New Roman" w:hAnsi="Times New Roman"/>
          <w:b w:val="0"/>
          <w:highlight w:val="yellow"/>
        </w:rPr>
        <w:t xml:space="preserve"> </w:t>
      </w:r>
      <w:r>
        <w:rPr>
          <w:rFonts w:ascii="Times New Roman" w:hAnsi="Times New Roman"/>
          <w:b w:val="0"/>
          <w:highlight w:val="yellow"/>
        </w:rPr>
        <w:t>and</w:t>
      </w:r>
      <w:r>
        <w:rPr>
          <w:rFonts w:ascii="Times New Roman" w:hAnsi="Times New Roman"/>
          <w:b w:val="0"/>
          <w:highlight w:val="yellow"/>
        </w:rPr>
        <w:t xml:space="preserve"> </w:t>
      </w:r>
      <w:r>
        <w:rPr>
          <w:rFonts w:ascii="Times New Roman" w:hAnsi="Times New Roman"/>
          <w:b w:val="0"/>
          <w:highlight w:val="yellow"/>
        </w:rPr>
        <w:t>catalyst loading</w:t>
      </w:r>
      <w:r>
        <w:rPr>
          <w:rFonts w:ascii="Times New Roman" w:hAnsi="Times New Roman"/>
          <w:b w:val="0"/>
        </w:rPr>
        <w:t xml:space="preserve">. The </w:t>
      </w:r>
      <w:r>
        <w:rPr>
          <w:rFonts w:ascii="Times New Roman" w:hAnsi="Times New Roman"/>
          <w:b w:val="0"/>
          <w:highlight w:val="yellow"/>
        </w:rPr>
        <w:t>distributions</w:t>
      </w:r>
      <w:r>
        <w:rPr>
          <w:rFonts w:ascii="Times New Roman" w:hAnsi="Times New Roman"/>
          <w:b w:val="0"/>
          <w:highlight w:val="yellow"/>
        </w:rPr>
        <w:t xml:space="preserve"> </w:t>
      </w:r>
      <w:r>
        <w:rPr>
          <w:rFonts w:ascii="Times New Roman" w:hAnsi="Times New Roman"/>
          <w:b w:val="0"/>
          <w:highlight w:val="yellow"/>
        </w:rPr>
        <w:t>also</w:t>
      </w:r>
      <w:r>
        <w:rPr>
          <w:rFonts w:ascii="Times New Roman" w:hAnsi="Times New Roman"/>
          <w:b w:val="0"/>
          <w:highlight w:val="yellow"/>
        </w:rPr>
        <w:t xml:space="preserve"> </w:t>
      </w:r>
      <w:r>
        <w:rPr>
          <w:rFonts w:ascii="Times New Roman" w:hAnsi="Times New Roman"/>
          <w:b w:val="0"/>
          <w:highlight w:val="yellow"/>
        </w:rPr>
        <w:t>suggest</w:t>
      </w:r>
      <w:r>
        <w:rPr>
          <w:rFonts w:ascii="Times New Roman" w:hAnsi="Times New Roman"/>
          <w:b w:val="0"/>
          <w:highlight w:val="yellow"/>
        </w:rPr>
        <w:t xml:space="preserve"> </w:t>
      </w:r>
      <w:r>
        <w:rPr>
          <w:rFonts w:ascii="Times New Roman" w:hAnsi="Times New Roman"/>
          <w:b w:val="0"/>
          <w:highlight w:val="yellow"/>
        </w:rPr>
        <w:t>nonmonotonic</w:t>
      </w:r>
      <w:r>
        <w:rPr>
          <w:rFonts w:ascii="Times New Roman" w:hAnsi="Times New Roman"/>
          <w:b w:val="0"/>
          <w:highlight w:val="yellow"/>
        </w:rPr>
        <w:t xml:space="preserve"> </w:t>
      </w:r>
      <w:r>
        <w:rPr>
          <w:rFonts w:ascii="Times New Roman" w:hAnsi="Times New Roman"/>
          <w:b w:val="0"/>
          <w:highlight w:val="yellow"/>
        </w:rPr>
        <w:t>behavior,</w:t>
      </w:r>
      <w:r>
        <w:rPr>
          <w:rFonts w:ascii="Times New Roman" w:hAnsi="Times New Roman"/>
          <w:b w:val="0"/>
          <w:highlight w:val="yellow"/>
        </w:rPr>
        <w:t xml:space="preserve"> </w:t>
      </w:r>
      <w:r>
        <w:rPr>
          <w:rFonts w:ascii="Times New Roman" w:hAnsi="Times New Roman"/>
          <w:b w:val="0"/>
          <w:highlight w:val="yellow"/>
        </w:rPr>
        <w:t>with</w:t>
      </w:r>
      <w:r>
        <w:rPr>
          <w:rFonts w:ascii="Times New Roman" w:hAnsi="Times New Roman"/>
          <w:b w:val="0"/>
          <w:highlight w:val="yellow"/>
        </w:rPr>
        <w:t xml:space="preserve"> </w:t>
      </w:r>
      <w:r>
        <w:rPr>
          <w:rFonts w:ascii="Times New Roman" w:hAnsi="Times New Roman"/>
          <w:b w:val="0"/>
          <w:highlight w:val="yellow"/>
        </w:rPr>
        <w:t>favorable</w:t>
      </w:r>
      <w:r>
        <w:rPr>
          <w:rFonts w:ascii="Times New Roman" w:hAnsi="Times New Roman"/>
          <w:b w:val="0"/>
          <w:highlight w:val="yellow"/>
        </w:rPr>
        <w:t xml:space="preserv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contributions</w:t>
      </w:r>
      <w:r>
        <w:rPr>
          <w:rFonts w:ascii="Times New Roman" w:hAnsi="Times New Roman"/>
          <w:b w:val="0"/>
          <w:highlight w:val="yellow"/>
        </w:rPr>
        <w:t xml:space="preserve"> </w:t>
      </w:r>
      <w:r>
        <w:rPr>
          <w:rFonts w:ascii="Times New Roman" w:hAnsi="Times New Roman"/>
          <w:b w:val="0"/>
          <w:highlight w:val="yellow"/>
        </w:rPr>
        <w:t>near</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middle of the sampled Mo range. These observations show that</w:t>
      </w:r>
      <w:r>
        <w:rPr>
          <w:rFonts w:ascii="Times New Roman" w:hAnsi="Times New Roman"/>
          <w:b w:val="0"/>
        </w:rPr>
        <w:t xml:space="preserve"> Mo content</w:t>
      </w:r>
      <w:r>
        <w:rPr>
          <w:rFonts w:ascii="Times New Roman" w:hAnsi="Times New Roman"/>
          <w:b w:val="0"/>
          <w:highlight w:val="yellow"/>
        </w:rPr>
        <w:t xml:space="preserve"> is an important variable in the present experiments</w:t>
      </w:r>
      <w:r>
        <w:rPr>
          <w:rFonts w:ascii="Times New Roman" w:hAnsi="Times New Roman"/>
          <w:b w:val="0"/>
        </w:rPr>
        <w:t xml:space="preserve">. </w:t>
      </w:r>
      <w:r>
        <w:rPr>
          <w:rFonts w:ascii="Times New Roman" w:hAnsi="Times New Roman"/>
          <w:b w:val="0"/>
          <w:highlight w:val="yellow"/>
        </w:rPr>
        <w:t>They</w:t>
      </w:r>
      <w:r>
        <w:rPr>
          <w:rFonts w:ascii="Times New Roman" w:hAnsi="Times New Roman"/>
          <w:b w:val="0"/>
          <w:highlight w:val="yellow"/>
        </w:rPr>
        <w:t xml:space="preserve"> </w:t>
      </w:r>
      <w:r>
        <w:rPr>
          <w:rFonts w:ascii="Times New Roman" w:hAnsi="Times New Roman"/>
          <w:b w:val="0"/>
          <w:highlight w:val="yellow"/>
        </w:rPr>
        <w:t>do</w:t>
      </w:r>
      <w:r>
        <w:rPr>
          <w:rFonts w:ascii="Times New Roman" w:hAnsi="Times New Roman"/>
          <w:b w:val="0"/>
          <w:highlight w:val="yellow"/>
        </w:rPr>
        <w:t xml:space="preserve"> </w:t>
      </w:r>
      <w:r>
        <w:rPr>
          <w:rFonts w:ascii="Times New Roman" w:hAnsi="Times New Roman"/>
          <w:b w:val="0"/>
          <w:highlight w:val="yellow"/>
        </w:rPr>
        <w:t>not prove</w:t>
      </w:r>
      <w:r>
        <w:rPr>
          <w:rFonts w:ascii="Times New Roman" w:hAnsi="Times New Roman"/>
          <w:b w:val="0"/>
        </w:rPr>
        <w:t xml:space="preserve"> that</w:t>
      </w:r>
      <w:r>
        <w:rPr>
          <w:rFonts w:ascii="Times New Roman" w:hAnsi="Times New Roman"/>
          <w:b w:val="0"/>
          <w:highlight w:val="yellow"/>
        </w:rPr>
        <w:t xml:space="preserve"> it always dominates</w:t>
      </w:r>
      <w:r>
        <w:rPr>
          <w:rFonts w:ascii="Times New Roman" w:hAnsi="Times New Roman"/>
          <w:b w:val="0"/>
        </w:rPr>
        <w:t xml:space="preserve"> activation polarization </w:t>
      </w:r>
      <w:r>
        <w:rPr>
          <w:rFonts w:ascii="Times New Roman" w:hAnsi="Times New Roman"/>
          <w:b w:val="0"/>
          <w:highlight w:val="yellow"/>
        </w:rPr>
        <w:t>or</w:t>
      </w:r>
      <w:r>
        <w:rPr>
          <w:rFonts w:ascii="Times New Roman" w:hAnsi="Times New Roman"/>
          <w:b w:val="0"/>
          <w:highlight w:val="yellow"/>
        </w:rPr>
        <w:t xml:space="preserve"> </w:t>
      </w:r>
      <w:r>
        <w:rPr>
          <w:rFonts w:ascii="Times New Roman" w:hAnsi="Times New Roman"/>
          <w:b w:val="0"/>
          <w:highlight w:val="yellow"/>
        </w:rPr>
        <w:t>that</w:t>
      </w:r>
      <w:r>
        <w:rPr>
          <w:rFonts w:ascii="Times New Roman" w:hAnsi="Times New Roman"/>
          <w:b w:val="0"/>
        </w:rPr>
        <w:t xml:space="preserve"> pore structure </w:t>
      </w:r>
      <w:r>
        <w:rPr>
          <w:rFonts w:ascii="Times New Roman" w:hAnsi="Times New Roman"/>
          <w:b w:val="0"/>
          <w:highlight w:val="yellow"/>
        </w:rPr>
        <w:t>is</w:t>
      </w:r>
      <w:r>
        <w:rPr>
          <w:rFonts w:ascii="Times New Roman" w:hAnsi="Times New Roman"/>
          <w:b w:val="0"/>
          <w:highlight w:val="yellow"/>
        </w:rPr>
        <w:t xml:space="preserve"> </w:t>
      </w:r>
      <w:r>
        <w:rPr>
          <w:rFonts w:ascii="Times New Roman" w:hAnsi="Times New Roman"/>
          <w:b w:val="0"/>
          <w:highlight w:val="yellow"/>
        </w:rPr>
        <w:t>generally</w:t>
      </w:r>
      <w:r>
        <w:rPr>
          <w:rFonts w:ascii="Times New Roman" w:hAnsi="Times New Roman"/>
          <w:b w:val="0"/>
          <w:highlight w:val="yellow"/>
        </w:rPr>
        <w:t xml:space="preserve"> </w:t>
      </w:r>
      <w:r>
        <w:rPr>
          <w:rFonts w:ascii="Times New Roman" w:hAnsi="Times New Roman"/>
          <w:b w:val="0"/>
          <w:highlight w:val="yellow"/>
        </w:rPr>
        <w:t>secondary</w:t>
      </w:r>
      <w:r>
        <w:rPr>
          <w:rFonts w:ascii="Times New Roman" w:hAnsi="Times New Roman"/>
          <w:b w:val="0"/>
        </w:rPr>
        <w:t xml:space="preserve">. The </w:t>
      </w:r>
      <w:r>
        <w:rPr>
          <w:rFonts w:ascii="Times New Roman" w:hAnsi="Times New Roman"/>
          <w:b w:val="0"/>
          <w:highlight w:val="yellow"/>
        </w:rPr>
        <w:t>analysis is limited by a sample size</w:t>
      </w:r>
      <w:r>
        <w:rPr>
          <w:rFonts w:ascii="Times New Roman" w:hAnsi="Times New Roman"/>
          <w:b w:val="0"/>
        </w:rPr>
        <w:t xml:space="preserve"> of </w:t>
      </w:r>
      <w:r>
        <w:rPr>
          <w:rFonts w:ascii="Times New Roman" w:hAnsi="Times New Roman"/>
          <w:b w:val="0"/>
          <w:highlight w:val="yellow"/>
        </w:rPr>
        <w:t>23, only four controlled variables, experimental series in which one variable was changed at a time,</w:t>
      </w:r>
      <w:r>
        <w:rPr>
          <w:rFonts w:ascii="Times New Roman" w:hAnsi="Times New Roman"/>
          <w:b w:val="0"/>
        </w:rPr>
        <w:t xml:space="preserve"> and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absence</w:t>
      </w:r>
      <w:r>
        <w:rPr>
          <w:rFonts w:ascii="Times New Roman" w:hAnsi="Times New Roman"/>
          <w:b w:val="0"/>
        </w:rPr>
        <w:t xml:space="preserve"> of </w:t>
      </w:r>
      <w:r>
        <w:rPr>
          <w:rFonts w:ascii="Times New Roman" w:hAnsi="Times New Roman"/>
          <w:b w:val="0"/>
          <w:highlight w:val="yellow"/>
        </w:rPr>
        <w:t>independent</w:t>
      </w:r>
      <w:r>
        <w:rPr>
          <w:rFonts w:ascii="Times New Roman" w:hAnsi="Times New Roman"/>
          <w:b w:val="0"/>
          <w:highlight w:val="yellow"/>
        </w:rPr>
        <w:t xml:space="preserve"> </w:t>
      </w:r>
      <w:r>
        <w:rPr>
          <w:rFonts w:ascii="Times New Roman" w:hAnsi="Times New Roman"/>
          <w:b w:val="0"/>
          <w:highlight w:val="yellow"/>
        </w:rPr>
        <w:t>or external validation. The feature rankings may depend on the ranges</w:t>
      </w:r>
      <w:r>
        <w:rPr>
          <w:rFonts w:ascii="Times New Roman" w:hAnsi="Times New Roman"/>
          <w:b w:val="0"/>
        </w:rPr>
        <w:t xml:space="preserve"> and </w:t>
      </w:r>
      <w:r>
        <w:rPr>
          <w:rFonts w:ascii="Times New Roman" w:hAnsi="Times New Roman"/>
          <w:b w:val="0"/>
          <w:highlight w:val="yellow"/>
        </w:rPr>
        <w:t>density</w:t>
      </w:r>
      <w:r>
        <w:rPr>
          <w:rFonts w:ascii="Times New Roman" w:hAnsi="Times New Roman"/>
          <w:b w:val="0"/>
          <w:highlight w:val="yellow"/>
        </w:rPr>
        <w:t xml:space="preserve"> </w:t>
      </w:r>
      <w:r>
        <w:rPr>
          <w:rFonts w:ascii="Times New Roman" w:hAnsi="Times New Roman"/>
          <w:b w:val="0"/>
          <w:highlight w:val="yellow"/>
        </w:rPr>
        <w:t>with</w:t>
      </w:r>
      <w:r>
        <w:rPr>
          <w:rFonts w:ascii="Times New Roman" w:hAnsi="Times New Roman"/>
          <w:b w:val="0"/>
          <w:highlight w:val="yellow"/>
        </w:rPr>
        <w:t xml:space="preserve"> </w:t>
      </w:r>
      <w:r>
        <w:rPr>
          <w:rFonts w:ascii="Times New Roman" w:hAnsi="Times New Roman"/>
          <w:b w:val="0"/>
          <w:highlight w:val="yellow"/>
        </w:rPr>
        <w:t>which</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variables</w:t>
      </w:r>
      <w:r>
        <w:rPr>
          <w:rFonts w:ascii="Times New Roman" w:hAnsi="Times New Roman"/>
          <w:b w:val="0"/>
          <w:highlight w:val="yellow"/>
        </w:rPr>
        <w:t xml:space="preserve"> </w:t>
      </w:r>
      <w:r>
        <w:rPr>
          <w:rFonts w:ascii="Times New Roman" w:hAnsi="Times New Roman"/>
          <w:b w:val="0"/>
          <w:highlight w:val="yellow"/>
        </w:rPr>
        <w:t>were</w:t>
      </w:r>
      <w:r>
        <w:rPr>
          <w:rFonts w:ascii="Times New Roman" w:hAnsi="Times New Roman"/>
          <w:b w:val="0"/>
          <w:highlight w:val="yellow"/>
        </w:rPr>
        <w:t xml:space="preserve"> </w:t>
      </w:r>
      <w:r>
        <w:rPr>
          <w:rFonts w:ascii="Times New Roman" w:hAnsi="Times New Roman"/>
          <w:b w:val="0"/>
          <w:highlight w:val="yellow"/>
        </w:rPr>
        <w:t>sampled</w:t>
      </w:r>
      <w:r>
        <w:rPr>
          <w:rFonts w:ascii="Times New Roman" w:hAnsi="Times New Roman"/>
          <w:b w:val="0"/>
        </w:rPr>
        <w:t>.</w:t>
      </w:r>
      <w:r>
        <w:rPr>
          <w:rFonts w:ascii="Times New Roman" w:hAnsi="Times New Roman"/>
          <w:b w:val="0"/>
          <w:highlight w:val="yellow"/>
        </w:rPr>
        <w:t xml:space="preserve"> A larger multivariable dataset collected with independent sampling will be needed to test the robustness and broader applicability of these trends.</w:t>
      </w:r>
    </w:p>
    <w:p w14:paraId="50329162" w14:textId="77777777" w:rsidR="001F7B85" w:rsidRDefault="001F7B85" w:rsidP="00226B99">
      <w:pPr>
        <w:spacing w:line="360" w:lineRule="auto"/>
        <w:jc w:val="both"/>
        <w:rPr>
          <w:rFonts w:ascii="Times New Roman" w:hAnsi="Times New Roman" w:cs="Times New Roman"/>
          <w:lang w:eastAsia="zh-CN"/>
        </w:rPr>
      </w:pPr>
    </w:p>
    <w:p w14:paraId="34739369" w14:textId="4538FB00" w:rsidR="00235A2E" w:rsidRPr="0084459D" w:rsidRDefault="00630757" w:rsidP="00226B99">
      <w:pPr>
        <w:spacing w:line="360" w:lineRule="auto"/>
        <w:jc w:val="both"/>
        <w:rPr>
          <w:rFonts w:ascii="Times New Roman" w:hAnsi="Times New Roman" w:cs="Times New Roman"/>
          <w:b/>
          <w:bCs/>
          <w:lang w:eastAsia="zh-CN"/>
        </w:rPr>
      </w:pPr>
      <w:r>
        <w:rPr>
          <w:rFonts w:ascii="Times New Roman" w:hAnsi="Times New Roman" w:cs="Times New Roman"/>
          <w:b/>
          <w:bCs/>
          <w:lang w:eastAsia="zh-CN"/>
        </w:rPr>
        <w:t>S</w:t>
      </w:r>
      <w:r w:rsidR="00C76BCD" w:rsidRPr="0084459D">
        <w:rPr>
          <w:rFonts w:ascii="Times New Roman" w:hAnsi="Times New Roman" w:cs="Times New Roman"/>
          <w:b/>
          <w:bCs/>
          <w:lang w:eastAsia="zh-CN"/>
        </w:rPr>
        <w:t>tability and two-electrode cell performance</w:t>
      </w:r>
    </w:p>
    <w:p w14:paraId="48A47075" w14:textId="799AF60B" w:rsidR="00235A2E" w:rsidRDefault="00235A2E" w:rsidP="00226B99">
      <w:pPr>
        <w:spacing w:line="360" w:lineRule="auto"/>
        <w:ind w:firstLine="360"/>
        <w:jc w:val="both"/>
        <w:rPr>
          <w:rFonts w:ascii="Times New Roman" w:hAnsi="Times New Roman" w:cs="Times New Roman"/>
          <w:lang w:eastAsia="zh-CN"/>
        </w:rPr>
      </w:pPr>
      <w:r w:rsidRPr="00235A2E">
        <w:rPr>
          <w:rFonts w:ascii="Times New Roman" w:hAnsi="Times New Roman" w:cs="Times New Roman"/>
          <w:lang w:eastAsia="zh-CN"/>
        </w:rPr>
        <w:t>Beyond activity, stability is a critical metric for evaluating electrocatalysts. The optimized 4 wt.% Mo</w:t>
      </w:r>
      <w:r w:rsidR="00A02228">
        <w:rPr>
          <w:rFonts w:ascii="Times New Roman" w:hAnsi="Times New Roman" w:cs="Times New Roman"/>
          <w:lang w:eastAsia="zh-CN"/>
        </w:rPr>
        <w:t>-</w:t>
      </w:r>
      <w:r w:rsidRPr="00235A2E">
        <w:rPr>
          <w:rFonts w:ascii="Times New Roman" w:hAnsi="Times New Roman" w:cs="Times New Roman"/>
          <w:lang w:eastAsia="zh-CN"/>
        </w:rPr>
        <w:t>N</w:t>
      </w:r>
      <w:r w:rsidR="00A02228">
        <w:rPr>
          <w:rFonts w:ascii="Times New Roman" w:hAnsi="Times New Roman" w:cs="Times New Roman"/>
          <w:lang w:eastAsia="zh-CN"/>
        </w:rPr>
        <w:t>/</w:t>
      </w:r>
      <w:r w:rsidRPr="00235A2E">
        <w:rPr>
          <w:rFonts w:ascii="Times New Roman" w:hAnsi="Times New Roman" w:cs="Times New Roman"/>
          <w:lang w:eastAsia="zh-CN"/>
        </w:rPr>
        <w:t xml:space="preserve">C-21 GDE was subjected to five repetitive 2-hour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cycles and a continuous 10-hour test at </w:t>
      </w:r>
      <w:r w:rsidR="00A02228">
        <w:rPr>
          <w:rFonts w:ascii="Times New Roman" w:hAnsi="Times New Roman" w:cs="Times New Roman"/>
          <w:lang w:eastAsia="zh-CN"/>
        </w:rPr>
        <w:t>-</w:t>
      </w:r>
      <w:r w:rsidRPr="00235A2E">
        <w:rPr>
          <w:rFonts w:ascii="Times New Roman" w:hAnsi="Times New Roman" w:cs="Times New Roman"/>
          <w:lang w:eastAsia="zh-CN"/>
        </w:rPr>
        <w:t>0.2 V vs. RHE (</w:t>
      </w:r>
      <w:r w:rsidRPr="001164CA">
        <w:rPr>
          <w:rFonts w:ascii="Times New Roman" w:hAnsi="Times New Roman" w:cs="Times New Roman"/>
          <w:b/>
          <w:bCs/>
          <w:lang w:eastAsia="zh-CN"/>
        </w:rPr>
        <w:t>Figure S25</w:t>
      </w:r>
      <w:r w:rsidRPr="00235A2E">
        <w:rPr>
          <w:rFonts w:ascii="Times New Roman" w:hAnsi="Times New Roman" w:cs="Times New Roman"/>
          <w:lang w:eastAsia="zh-CN"/>
        </w:rPr>
        <w:t>). The cathodic current remained stable around 0.8 mA cm⁻², and NH</w:t>
      </w:r>
      <w:r w:rsidR="009774B8" w:rsidRPr="00ED17D4">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stabilized at ~34 µg h</w:t>
      </w:r>
      <w:r w:rsidR="00872649" w:rsidRPr="000D0BA6">
        <w:rPr>
          <w:rFonts w:ascii="Times New Roman" w:hAnsi="Times New Roman" w:cs="Times New Roman"/>
          <w:vertAlign w:val="superscript"/>
          <w:lang w:eastAsia="zh-CN"/>
        </w:rPr>
        <w:t>-1</w:t>
      </w:r>
      <w:r w:rsidRPr="00235A2E">
        <w:rPr>
          <w:rFonts w:ascii="Times New Roman" w:hAnsi="Times New Roman" w:cs="Times New Roman"/>
          <w:lang w:eastAsia="zh-CN"/>
        </w:rPr>
        <w:t> mg</w:t>
      </w:r>
      <w:r w:rsidR="00872649" w:rsidRPr="000D0BA6">
        <w:rPr>
          <w:rFonts w:ascii="Times New Roman" w:hAnsi="Times New Roman" w:cs="Times New Roman"/>
          <w:vertAlign w:val="superscript"/>
          <w:lang w:eastAsia="zh-CN"/>
        </w:rPr>
        <w:t>-1</w:t>
      </w:r>
      <w:r w:rsidRPr="00235A2E">
        <w:rPr>
          <w:rFonts w:ascii="Times New Roman" w:hAnsi="Times New Roman" w:cs="Times New Roman"/>
          <w:lang w:eastAsia="zh-CN"/>
        </w:rPr>
        <w:t>, demonstrating excellent operational stability.</w:t>
      </w:r>
      <w:r>
        <w:rPr>
          <w:rFonts w:ascii="Times New Roman" w:hAnsi="Times New Roman" w:cs="Times New Roman"/>
          <w:lang w:eastAsia="zh-CN"/>
        </w:rPr>
        <w:t xml:space="preserve"> </w:t>
      </w:r>
      <w:r w:rsidRPr="00235A2E">
        <w:rPr>
          <w:rFonts w:ascii="Times New Roman" w:hAnsi="Times New Roman" w:cs="Times New Roman"/>
          <w:lang w:eastAsia="zh-CN"/>
        </w:rPr>
        <w:t>Morphological analysis before and after 10 hours of electrolysis (</w:t>
      </w:r>
      <w:r w:rsidRPr="00ED17D4">
        <w:rPr>
          <w:rFonts w:ascii="Times New Roman" w:hAnsi="Times New Roman" w:cs="Times New Roman"/>
          <w:b/>
          <w:bCs/>
          <w:lang w:eastAsia="zh-CN"/>
        </w:rPr>
        <w:t>Figure S26</w:t>
      </w:r>
      <w:r w:rsidRPr="00235A2E">
        <w:rPr>
          <w:rFonts w:ascii="Times New Roman" w:hAnsi="Times New Roman" w:cs="Times New Roman"/>
          <w:lang w:eastAsia="zh-CN"/>
        </w:rPr>
        <w:t>) revealed no significant changes in surface structure or pore architecture, indicating that the carbon substrate provides robust structural support. XPS analysis (</w:t>
      </w:r>
      <w:r w:rsidRPr="00ED17D4">
        <w:rPr>
          <w:rFonts w:ascii="Times New Roman" w:hAnsi="Times New Roman" w:cs="Times New Roman"/>
          <w:b/>
          <w:bCs/>
          <w:lang w:eastAsia="zh-CN"/>
        </w:rPr>
        <w:t>Figure S27</w:t>
      </w:r>
      <w:r w:rsidRPr="00235A2E">
        <w:rPr>
          <w:rFonts w:ascii="Times New Roman" w:hAnsi="Times New Roman" w:cs="Times New Roman"/>
          <w:lang w:eastAsia="zh-CN"/>
        </w:rPr>
        <w:t>) showed an increase in the metallic Mo fraction from 45 % to 62%, corresponding to partial reduction of Mo</w:t>
      </w:r>
      <w:r w:rsidR="00450FB0" w:rsidRPr="008514C8">
        <w:rPr>
          <w:rFonts w:ascii="Times New Roman" w:hAnsi="Times New Roman" w:cs="Times New Roman"/>
          <w:vertAlign w:val="superscript"/>
          <w:lang w:eastAsia="zh-CN"/>
        </w:rPr>
        <w:t>4+</w:t>
      </w:r>
      <w:r w:rsidRPr="00235A2E">
        <w:rPr>
          <w:rFonts w:ascii="Times New Roman" w:hAnsi="Times New Roman" w:cs="Times New Roman"/>
          <w:lang w:eastAsia="zh-CN"/>
        </w:rPr>
        <w:t xml:space="preserve"> to Mo</w:t>
      </w:r>
      <w:r w:rsidR="00450FB0" w:rsidRPr="008514C8">
        <w:rPr>
          <w:rFonts w:ascii="Times New Roman" w:hAnsi="Times New Roman" w:cs="Times New Roman"/>
          <w:vertAlign w:val="superscript"/>
          <w:lang w:eastAsia="zh-CN"/>
        </w:rPr>
        <w:t>0</w:t>
      </w:r>
      <w:r w:rsidRPr="00235A2E">
        <w:rPr>
          <w:rFonts w:ascii="Times New Roman" w:hAnsi="Times New Roman" w:cs="Times New Roman"/>
          <w:lang w:eastAsia="zh-CN"/>
        </w:rPr>
        <w:t xml:space="preserve">, which ensures sustained catalytic activity. The combination of stable morphology and consistent composition under long-term operation confirms the durability of the </w:t>
      </w:r>
      <w:r w:rsidR="005F751E">
        <w:rPr>
          <w:rFonts w:ascii="Times New Roman" w:hAnsi="Times New Roman" w:cs="Times New Roman"/>
          <w:lang w:eastAsia="zh-CN"/>
        </w:rPr>
        <w:t>Mo/C-N</w:t>
      </w:r>
      <w:r w:rsidRPr="00235A2E">
        <w:rPr>
          <w:rFonts w:ascii="Times New Roman" w:hAnsi="Times New Roman" w:cs="Times New Roman"/>
          <w:lang w:eastAsia="zh-CN"/>
        </w:rPr>
        <w:t xml:space="preserve"> catalyst. Its performance </w:t>
      </w:r>
      <w:r w:rsidR="00CF6F63">
        <w:rPr>
          <w:rFonts w:ascii="Times New Roman" w:hAnsi="Times New Roman" w:cs="Times New Roman"/>
          <w:lang w:eastAsia="zh-CN"/>
        </w:rPr>
        <w:t>was</w:t>
      </w:r>
      <w:r w:rsidRPr="00235A2E">
        <w:rPr>
          <w:rFonts w:ascii="Times New Roman" w:hAnsi="Times New Roman" w:cs="Times New Roman"/>
          <w:lang w:eastAsia="zh-CN"/>
        </w:rPr>
        <w:t xml:space="preserve"> comparable to or exceeds that of most previously reported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electrocatalysts (</w:t>
      </w:r>
      <w:r w:rsidRPr="00ED17D4">
        <w:rPr>
          <w:rFonts w:ascii="Times New Roman" w:hAnsi="Times New Roman" w:cs="Times New Roman"/>
          <w:b/>
          <w:bCs/>
          <w:lang w:eastAsia="zh-CN"/>
        </w:rPr>
        <w:t>Figure S28</w:t>
      </w:r>
      <w:r w:rsidRPr="00235A2E">
        <w:rPr>
          <w:rFonts w:ascii="Times New Roman" w:hAnsi="Times New Roman" w:cs="Times New Roman"/>
          <w:lang w:eastAsia="zh-CN"/>
        </w:rPr>
        <w:t xml:space="preserve"> and </w:t>
      </w:r>
      <w:r w:rsidRPr="00ED17D4">
        <w:rPr>
          <w:rFonts w:ascii="Times New Roman" w:hAnsi="Times New Roman" w:cs="Times New Roman"/>
          <w:b/>
          <w:bCs/>
          <w:highlight w:val="yellow"/>
          <w:lang w:eastAsia="zh-CN"/>
        </w:rPr>
        <w:t>Table S5</w:t>
      </w:r>
      <w:r w:rsidRPr="00235A2E">
        <w:rPr>
          <w:rFonts w:ascii="Times New Roman" w:hAnsi="Times New Roman" w:cs="Times New Roman"/>
          <w:lang w:eastAsia="zh-CN"/>
        </w:rPr>
        <w:t>).</w:t>
      </w:r>
      <w:r w:rsidRPr="00235A2E">
        <w:t xml:space="preserve"> </w:t>
      </w:r>
      <w:r w:rsidRPr="00235A2E">
        <w:rPr>
          <w:rFonts w:ascii="Times New Roman" w:hAnsi="Times New Roman" w:cs="Times New Roman"/>
          <w:lang w:eastAsia="zh-CN"/>
        </w:rPr>
        <w:t xml:space="preserve">The practical performance of the GDE flow cell was further evaluated using a two-electrode system under DC voltage. As shown in </w:t>
      </w:r>
      <w:r w:rsidRPr="00ED17D4">
        <w:rPr>
          <w:rFonts w:ascii="Times New Roman" w:hAnsi="Times New Roman" w:cs="Times New Roman"/>
          <w:b/>
          <w:bCs/>
          <w:lang w:eastAsia="zh-CN"/>
        </w:rPr>
        <w:t>Figure S29a</w:t>
      </w:r>
      <w:r w:rsidRPr="00235A2E">
        <w:rPr>
          <w:rFonts w:ascii="Times New Roman" w:hAnsi="Times New Roman" w:cs="Times New Roman"/>
          <w:lang w:eastAsia="zh-CN"/>
        </w:rPr>
        <w:t>, current density plateaued at ~2.6 V, indicating diffusion-limited N</w:t>
      </w:r>
      <w:r w:rsidR="009774B8" w:rsidRPr="00ED17D4">
        <w:rPr>
          <w:rFonts w:ascii="Times New Roman" w:hAnsi="Times New Roman" w:cs="Times New Roman"/>
          <w:vertAlign w:val="subscript"/>
          <w:lang w:eastAsia="zh-CN"/>
        </w:rPr>
        <w:t>2</w:t>
      </w:r>
      <w:r w:rsidRPr="00235A2E">
        <w:rPr>
          <w:rFonts w:ascii="Times New Roman" w:hAnsi="Times New Roman" w:cs="Times New Roman"/>
          <w:lang w:eastAsia="zh-CN"/>
        </w:rPr>
        <w:t xml:space="preserve"> transport. Faradaic efficiency reached a maximum at 1.9 V before declining, likely due to increasing HER. V</w:t>
      </w:r>
      <w:r w:rsidR="00A02228">
        <w:rPr>
          <w:rFonts w:ascii="Times New Roman" w:hAnsi="Times New Roman" w:cs="Times New Roman"/>
          <w:lang w:eastAsia="zh-CN"/>
        </w:rPr>
        <w:t>-</w:t>
      </w:r>
      <w:r w:rsidRPr="00235A2E">
        <w:rPr>
          <w:rFonts w:ascii="Times New Roman" w:hAnsi="Times New Roman" w:cs="Times New Roman"/>
          <w:lang w:eastAsia="zh-CN"/>
        </w:rPr>
        <w:t>I curves (</w:t>
      </w:r>
      <w:r w:rsidRPr="00ED17D4">
        <w:rPr>
          <w:rFonts w:ascii="Times New Roman" w:hAnsi="Times New Roman" w:cs="Times New Roman"/>
          <w:b/>
          <w:bCs/>
          <w:lang w:eastAsia="zh-CN"/>
        </w:rPr>
        <w:t>Figure S29b</w:t>
      </w:r>
      <w:r w:rsidRPr="00235A2E">
        <w:rPr>
          <w:rFonts w:ascii="Times New Roman" w:hAnsi="Times New Roman" w:cs="Times New Roman"/>
          <w:lang w:eastAsia="zh-CN"/>
        </w:rPr>
        <w:t>) demonstrated that power density increased with applied voltage, reaching a maximum of 0.21 W cm⁻² at 1.9 V, highlighting the cell’s capability for efficient ammonia production under practical operating conditions.</w:t>
      </w:r>
    </w:p>
    <w:p w14:paraId="6E4AB8E1" w14:textId="77777777" w:rsidR="00C4552C" w:rsidRDefault="00C4552C" w:rsidP="00226B99">
      <w:pPr>
        <w:spacing w:line="360" w:lineRule="auto"/>
        <w:ind w:firstLine="426"/>
        <w:jc w:val="both"/>
        <w:rPr>
          <w:rFonts w:ascii="Times New Roman" w:hAnsi="Times New Roman" w:cs="Times New Roman"/>
          <w:lang w:eastAsia="zh-CN"/>
        </w:rPr>
      </w:pPr>
    </w:p>
    <w:p w14:paraId="62A06E32" w14:textId="75342B8D" w:rsidR="00C4552C" w:rsidRPr="00226B99" w:rsidRDefault="00C4552C" w:rsidP="00226B99">
      <w:pPr>
        <w:spacing w:line="360" w:lineRule="auto"/>
        <w:jc w:val="both"/>
        <w:rPr>
          <w:rFonts w:ascii="Times New Roman" w:hAnsi="Times New Roman" w:cs="Times New Roman"/>
          <w:sz w:val="28"/>
          <w:szCs w:val="28"/>
          <w:lang w:eastAsia="zh-CN"/>
        </w:rPr>
      </w:pPr>
      <w:r w:rsidRPr="00226B99">
        <w:rPr>
          <w:rFonts w:ascii="Times New Roman" w:hAnsi="Times New Roman" w:cs="Times New Roman"/>
          <w:b/>
          <w:bCs/>
          <w:sz w:val="28"/>
          <w:szCs w:val="28"/>
          <w:lang w:eastAsia="zh-CN"/>
        </w:rPr>
        <w:t>CONCLUSION</w:t>
      </w:r>
      <w:r w:rsidR="00A02228" w:rsidRPr="00226B99">
        <w:rPr>
          <w:rFonts w:ascii="Times New Roman" w:hAnsi="Times New Roman" w:cs="Times New Roman"/>
          <w:b/>
          <w:bCs/>
          <w:sz w:val="28"/>
          <w:szCs w:val="28"/>
          <w:lang w:eastAsia="zh-CN"/>
        </w:rPr>
        <w:t>S</w:t>
      </w:r>
      <w:r w:rsidRPr="00226B99">
        <w:rPr>
          <w:rFonts w:ascii="Times New Roman" w:hAnsi="Times New Roman" w:cs="Times New Roman"/>
          <w:sz w:val="28"/>
          <w:szCs w:val="28"/>
          <w:lang w:eastAsia="zh-CN"/>
        </w:rPr>
        <w:t xml:space="preserve"> </w:t>
      </w:r>
    </w:p>
    <w:p w14:paraId="33A99E71" w14:textId="68D0FCB1" w:rsidR="008E733B" w:rsidRDefault="00880687" w:rsidP="00226B99">
      <w:pPr>
        <w:spacing w:line="360" w:lineRule="auto"/>
        <w:ind w:firstLine="360"/>
        <w:jc w:val="both"/>
        <w:rPr>
          <w:rFonts w:ascii="Times New Roman" w:hAnsi="Times New Roman" w:cs="Times New Roman"/>
          <w:lang w:eastAsia="zh-CN"/>
        </w:rPr>
      </w:pPr>
      <w:r>
        <w:rPr>
          <w:rFonts w:ascii="Times New Roman" w:hAnsi="Times New Roman"/>
          <w:b w:val="0"/>
        </w:rPr>
        <w:t xml:space="preserve">In conclusion, we developed Mo single-atom and nanoparticle catalysts anchored on mesoporous nitrogen-doped carbon via ultra-fast photothermal pyrolysis of BBCP templates, establishing that 4 wt.% Mo provided the highest electrochemically accessible active-site density while 21 nm pores maximized the gas-solid-liquid interface, retained N2 at active sites, and suppressed HER. The optimized 4 wt.% Mo/C-N catalyst achieved a Faradaic efficiency of 21.6 % and an NH3 yield of 34.7 μg h⁻¹ mg⁻¹ at -0.2 V vs. RHE in 0.1 M KOH, maintaining stable activity over five 2-hour cycles and a 10-hour continuous operation. Spectroscopic analyses revealed that metallic Mo acted as the primary active site, with time-dependent growth of H-N-H bending, -NH2 wagging, and N-N stretching peaks of adsorbed N2Hy species confirming an associative N2-to-NH3 pathway, while XPS showed the Mo retained its reduced state during prolonged electrolysis. Optimizing the GDE with 2.0 mg cm-2 catalyst loading and 7.5 wt.% PTFE ensured stable electrolyte flow, effective triple-phase interface formation, and reproducible eNRR activity. </w:t>
      </w:r>
      <w:r>
        <w:rPr>
          <w:rFonts w:ascii="Times New Roman" w:hAnsi="Times New Roman"/>
          <w:b w:val="0"/>
          <w:highlight w:val="yellow"/>
        </w:rPr>
        <w:t>Exploratory</w:t>
      </w:r>
      <w:r>
        <w:rPr>
          <w:rFonts w:ascii="Times New Roman" w:hAnsi="Times New Roman"/>
          <w:b w:val="0"/>
        </w:rPr>
        <w:t xml:space="preserve"> XGBoost </w:t>
      </w:r>
      <w:r>
        <w:rPr>
          <w:rFonts w:ascii="Times New Roman" w:hAnsi="Times New Roman"/>
          <w:b w:val="0"/>
          <w:highlight w:val="yellow"/>
        </w:rPr>
        <w:t>and</w:t>
      </w:r>
      <w:r>
        <w:rPr>
          <w:rFonts w:ascii="Times New Roman" w:hAnsi="Times New Roman"/>
          <w:b w:val="0"/>
        </w:rPr>
        <w:t xml:space="preserve"> SHAP analysis </w:t>
      </w:r>
      <w:r>
        <w:rPr>
          <w:rFonts w:ascii="Times New Roman" w:hAnsi="Times New Roman"/>
          <w:b w:val="0"/>
          <w:highlight w:val="yellow"/>
        </w:rPr>
        <w:t>of</w:t>
      </w:r>
      <w:r>
        <w:rPr>
          <w:rFonts w:ascii="Times New Roman" w:hAnsi="Times New Roman"/>
          <w:b w:val="0"/>
          <w:highlight w:val="yellow"/>
        </w:rPr>
        <w:t xml:space="preserve"> </w:t>
      </w:r>
      <w:r>
        <w:rPr>
          <w:rFonts w:ascii="Times New Roman" w:hAnsi="Times New Roman"/>
          <w:b w:val="0"/>
          <w:highlight w:val="yellow"/>
        </w:rPr>
        <w:t>the 23 records found</w:t>
      </w:r>
      <w:r>
        <w:rPr>
          <w:rFonts w:ascii="Times New Roman" w:hAnsi="Times New Roman"/>
          <w:b w:val="0"/>
        </w:rPr>
        <w:t xml:space="preserve"> that Mo content </w:t>
      </w:r>
      <w:r>
        <w:rPr>
          <w:rFonts w:ascii="Times New Roman" w:hAnsi="Times New Roman"/>
          <w:b w:val="0"/>
          <w:highlight w:val="yellow"/>
        </w:rPr>
        <w:t>had</w:t>
      </w:r>
      <w:r>
        <w:rPr>
          <w:rFonts w:ascii="Times New Roman" w:hAnsi="Times New Roman"/>
          <w:b w:val="0"/>
        </w:rPr>
        <w:t xml:space="preserve"> the </w:t>
      </w:r>
      <w:r>
        <w:rPr>
          <w:rFonts w:ascii="Times New Roman" w:hAnsi="Times New Roman"/>
          <w:b w:val="0"/>
          <w:highlight w:val="yellow"/>
        </w:rPr>
        <w:t>largest</w:t>
      </w:r>
      <w:r>
        <w:rPr>
          <w:rFonts w:ascii="Times New Roman" w:hAnsi="Times New Roman"/>
          <w:b w:val="0"/>
          <w:highlight w:val="yellow"/>
        </w:rPr>
        <w:t xml:space="preserv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contribution</w:t>
      </w:r>
      <w:r>
        <w:rPr>
          <w:rFonts w:ascii="Times New Roman" w:hAnsi="Times New Roman"/>
          <w:b w:val="0"/>
          <w:highlight w:val="yellow"/>
        </w:rPr>
        <w:t xml:space="preserve"> </w:t>
      </w:r>
      <w:r>
        <w:rPr>
          <w:rFonts w:ascii="Times New Roman" w:hAnsi="Times New Roman"/>
          <w:b w:val="0"/>
          <w:highlight w:val="yellow"/>
        </w:rPr>
        <w:t>for</w:t>
      </w:r>
      <w:r>
        <w:rPr>
          <w:rFonts w:ascii="Times New Roman" w:hAnsi="Times New Roman"/>
          <w:b w:val="0"/>
          <w:highlight w:val="yellow"/>
        </w:rPr>
        <w:t xml:space="preserve"> </w:t>
      </w:r>
      <w:r>
        <w:rPr>
          <w:rFonts w:ascii="Times New Roman" w:hAnsi="Times New Roman"/>
          <w:b w:val="0"/>
          <w:highlight w:val="yellow"/>
        </w:rPr>
        <w:t>both</w:t>
      </w:r>
      <w:r>
        <w:rPr>
          <w:rFonts w:ascii="Times New Roman" w:hAnsi="Times New Roman"/>
          <w:b w:val="0"/>
          <w:highlight w:val="yellow"/>
        </w:rPr>
        <w:t xml:space="preserve"> </w:t>
      </w:r>
      <w:r>
        <w:rPr>
          <w:rFonts w:ascii="Times New Roman" w:hAnsi="Times New Roman"/>
          <w:b w:val="0"/>
          <w:highlight w:val="yellow"/>
        </w:rPr>
        <w:t>targets.</w:t>
      </w:r>
      <w:r>
        <w:rPr>
          <w:rFonts w:ascii="Times New Roman" w:hAnsi="Times New Roman"/>
          <w:b w:val="0"/>
          <w:highlight w:val="yellow"/>
        </w:rPr>
        <w:t xml:space="preserve"> </w:t>
      </w:r>
      <w:r>
        <w:rPr>
          <w:rFonts w:ascii="Times New Roman" w:hAnsi="Times New Roman"/>
          <w:b w:val="0"/>
          <w:highlight w:val="yellow"/>
        </w:rPr>
        <w:t>Catalyst</w:t>
      </w:r>
      <w:r>
        <w:rPr>
          <w:rFonts w:ascii="Times New Roman" w:hAnsi="Times New Roman"/>
          <w:b w:val="0"/>
        </w:rPr>
        <w:t xml:space="preserve"> loading</w:t>
      </w:r>
      <w:r>
        <w:rPr>
          <w:rFonts w:ascii="Times New Roman" w:hAnsi="Times New Roman"/>
          <w:b w:val="0"/>
          <w:highlight w:val="yellow"/>
        </w:rPr>
        <w:t>,</w:t>
      </w:r>
      <w:r>
        <w:rPr>
          <w:rFonts w:ascii="Times New Roman" w:hAnsi="Times New Roman"/>
          <w:b w:val="0"/>
        </w:rPr>
        <w:t xml:space="preserve"> wettability, </w:t>
      </w:r>
      <w:r>
        <w:rPr>
          <w:rFonts w:ascii="Times New Roman" w:hAnsi="Times New Roman"/>
          <w:b w:val="0"/>
          <w:highlight w:val="yellow"/>
        </w:rPr>
        <w:t>and</w:t>
      </w:r>
      <w:r>
        <w:rPr>
          <w:rFonts w:ascii="Times New Roman" w:hAnsi="Times New Roman"/>
          <w:b w:val="0"/>
        </w:rPr>
        <w:t xml:space="preserve"> pore size </w:t>
      </w:r>
      <w:r>
        <w:rPr>
          <w:rFonts w:ascii="Times New Roman" w:hAnsi="Times New Roman"/>
          <w:b w:val="0"/>
          <w:highlight w:val="yellow"/>
        </w:rPr>
        <w:t>showed</w:t>
      </w:r>
      <w:r>
        <w:rPr>
          <w:rFonts w:ascii="Times New Roman" w:hAnsi="Times New Roman"/>
          <w:b w:val="0"/>
          <w:highlight w:val="yellow"/>
        </w:rPr>
        <w:t xml:space="preserve"> </w:t>
      </w:r>
      <w:r>
        <w:rPr>
          <w:rFonts w:ascii="Times New Roman" w:hAnsi="Times New Roman"/>
          <w:b w:val="0"/>
          <w:highlight w:val="yellow"/>
        </w:rPr>
        <w:t>different</w:t>
      </w:r>
      <w:r>
        <w:rPr>
          <w:rFonts w:ascii="Times New Roman" w:hAnsi="Times New Roman"/>
          <w:b w:val="0"/>
          <w:highlight w:val="yellow"/>
        </w:rPr>
        <w:t xml:space="preserve"> </w:t>
      </w:r>
      <w:r>
        <w:rPr>
          <w:rFonts w:ascii="Times New Roman" w:hAnsi="Times New Roman"/>
          <w:b w:val="0"/>
          <w:highlight w:val="yellow"/>
        </w:rPr>
        <w:t>contributions</w:t>
      </w:r>
      <w:r>
        <w:rPr>
          <w:rFonts w:ascii="Times New Roman" w:hAnsi="Times New Roman"/>
          <w:b w:val="0"/>
          <w:highlight w:val="yellow"/>
        </w:rPr>
        <w:t xml:space="preserve"> </w:t>
      </w:r>
      <w:r>
        <w:rPr>
          <w:rFonts w:ascii="Times New Roman" w:hAnsi="Times New Roman"/>
          <w:b w:val="0"/>
          <w:highlight w:val="yellow"/>
        </w:rPr>
        <w:t>for</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two targets within the investigated ranges. The analysis included only four variables from a small dataset. The experiments also followed a one variable at a time sampling structure</w:t>
      </w:r>
      <w:r>
        <w:rPr>
          <w:rFonts w:ascii="Times New Roman" w:hAnsi="Times New Roman"/>
          <w:b w:val="0"/>
        </w:rPr>
        <w:t xml:space="preserve"> and </w:t>
      </w:r>
      <w:r>
        <w:rPr>
          <w:rFonts w:ascii="Times New Roman" w:hAnsi="Times New Roman"/>
          <w:b w:val="0"/>
          <w:highlight w:val="yellow"/>
        </w:rPr>
        <w:t>lacked</w:t>
      </w:r>
      <w:r>
        <w:rPr>
          <w:rFonts w:ascii="Times New Roman" w:hAnsi="Times New Roman"/>
          <w:b w:val="0"/>
          <w:highlight w:val="yellow"/>
        </w:rPr>
        <w:t xml:space="preserve"> </w:t>
      </w:r>
      <w:r>
        <w:rPr>
          <w:rFonts w:ascii="Times New Roman" w:hAnsi="Times New Roman"/>
          <w:b w:val="0"/>
          <w:highlight w:val="yellow"/>
        </w:rPr>
        <w:t>independent validation</w:t>
      </w:r>
      <w:r>
        <w:rPr>
          <w:rFonts w:ascii="Times New Roman" w:hAnsi="Times New Roman"/>
          <w:b w:val="0"/>
        </w:rPr>
        <w:t xml:space="preserve">. </w:t>
      </w:r>
      <w:r>
        <w:rPr>
          <w:rFonts w:ascii="Times New Roman" w:hAnsi="Times New Roman"/>
          <w:b w:val="0"/>
          <w:highlight w:val="yellow"/>
        </w:rPr>
        <w:t>The</w:t>
      </w:r>
      <w:r>
        <w:rPr>
          <w:rFonts w:ascii="Times New Roman" w:hAnsi="Times New Roman"/>
          <w:b w:val="0"/>
        </w:rPr>
        <w:t xml:space="preserve"> results </w:t>
      </w:r>
      <w:r>
        <w:rPr>
          <w:rFonts w:ascii="Times New Roman" w:hAnsi="Times New Roman"/>
          <w:b w:val="0"/>
          <w:highlight w:val="yellow"/>
        </w:rPr>
        <w:t>should</w:t>
      </w:r>
      <w:r>
        <w:rPr>
          <w:rFonts w:ascii="Times New Roman" w:hAnsi="Times New Roman"/>
          <w:b w:val="0"/>
          <w:highlight w:val="yellow"/>
        </w:rPr>
        <w:t xml:space="preserve"> </w:t>
      </w:r>
      <w:r>
        <w:rPr>
          <w:rFonts w:ascii="Times New Roman" w:hAnsi="Times New Roman"/>
          <w:b w:val="0"/>
          <w:highlight w:val="yellow"/>
        </w:rPr>
        <w:t>therefore</w:t>
      </w:r>
      <w:r>
        <w:rPr>
          <w:rFonts w:ascii="Times New Roman" w:hAnsi="Times New Roman"/>
          <w:b w:val="0"/>
          <w:highlight w:val="yellow"/>
        </w:rPr>
        <w:t xml:space="preserve"> </w:t>
      </w:r>
      <w:r>
        <w:rPr>
          <w:rFonts w:ascii="Times New Roman" w:hAnsi="Times New Roman"/>
          <w:b w:val="0"/>
          <w:highlight w:val="yellow"/>
        </w:rPr>
        <w:t>be</w:t>
      </w:r>
      <w:r>
        <w:rPr>
          <w:rFonts w:ascii="Times New Roman" w:hAnsi="Times New Roman"/>
          <w:b w:val="0"/>
          <w:highlight w:val="yellow"/>
        </w:rPr>
        <w:t xml:space="preserve"> </w:t>
      </w:r>
      <w:r>
        <w:rPr>
          <w:rFonts w:ascii="Times New Roman" w:hAnsi="Times New Roman"/>
          <w:b w:val="0"/>
          <w:highlight w:val="yellow"/>
        </w:rPr>
        <w:t>viewed</w:t>
      </w:r>
      <w:r>
        <w:rPr>
          <w:rFonts w:ascii="Times New Roman" w:hAnsi="Times New Roman"/>
          <w:b w:val="0"/>
          <w:highlight w:val="yellow"/>
        </w:rPr>
        <w:t xml:space="preserve"> </w:t>
      </w:r>
      <w:r>
        <w:rPr>
          <w:rFonts w:ascii="Times New Roman" w:hAnsi="Times New Roman"/>
          <w:b w:val="0"/>
          <w:highlight w:val="yellow"/>
        </w:rPr>
        <w:t>as trends within this dataset. They are not universal design principles. The experimental results clarify how</w:t>
      </w:r>
      <w:r>
        <w:rPr>
          <w:rFonts w:ascii="Times New Roman" w:hAnsi="Times New Roman"/>
          <w:b w:val="0"/>
        </w:rPr>
        <w:t xml:space="preserve"> structural, compositional, and interfacial parameters </w:t>
      </w:r>
      <w:r>
        <w:rPr>
          <w:rFonts w:ascii="Times New Roman" w:hAnsi="Times New Roman"/>
          <w:b w:val="0"/>
          <w:highlight w:val="yellow"/>
        </w:rPr>
        <w:t>affect</w:t>
      </w:r>
      <w:r>
        <w:rPr>
          <w:rFonts w:ascii="Times New Roman" w:hAnsi="Times New Roman"/>
          <w:b w:val="0"/>
          <w:highlight w:val="yellow"/>
        </w:rPr>
        <w:t xml:space="preserve"> </w:t>
      </w:r>
      <w:r>
        <w:rPr>
          <w:rFonts w:ascii="Times New Roman" w:hAnsi="Times New Roman"/>
          <w:b w:val="0"/>
          <w:highlight w:val="yellow"/>
        </w:rPr>
        <w:t>this</w:t>
      </w:r>
      <w:r>
        <w:rPr>
          <w:rFonts w:ascii="Times New Roman" w:hAnsi="Times New Roman"/>
          <w:b w:val="0"/>
          <w:highlight w:val="yellow"/>
        </w:rPr>
        <w:t xml:space="preserve"> </w:t>
      </w:r>
      <w:r>
        <w:rPr>
          <w:rFonts w:ascii="Times New Roman" w:hAnsi="Times New Roman"/>
          <w:b w:val="0"/>
          <w:highlight w:val="yellow"/>
        </w:rPr>
        <w:t>catalyst</w:t>
      </w:r>
      <w:r>
        <w:rPr>
          <w:rFonts w:ascii="Times New Roman" w:hAnsi="Times New Roman"/>
          <w:b w:val="0"/>
        </w:rPr>
        <w:t xml:space="preserve"> and flow </w:t>
      </w:r>
      <w:r>
        <w:rPr>
          <w:rFonts w:ascii="Times New Roman" w:hAnsi="Times New Roman"/>
          <w:b w:val="0"/>
          <w:highlight w:val="yellow"/>
        </w:rPr>
        <w:t>cell system</w:t>
      </w:r>
      <w:r>
        <w:rPr>
          <w:rFonts w:ascii="Times New Roman" w:hAnsi="Times New Roman"/>
          <w:b w:val="0"/>
        </w:rPr>
        <w:t>.</w:t>
      </w:r>
      <w:r>
        <w:rPr>
          <w:rFonts w:ascii="Times New Roman" w:hAnsi="Times New Roman"/>
          <w:b w:val="0"/>
          <w:highlight w:val="yellow"/>
        </w:rPr>
        <w:t xml:space="preserve"> The machine learning analysis provides hypotheses that can be tested using larger datasets with independent sampling.</w:t>
      </w:r>
    </w:p>
    <w:p w14:paraId="0A37F162" w14:textId="1F34044F" w:rsidR="00C4552C" w:rsidRDefault="00C4552C" w:rsidP="00226B99">
      <w:pPr>
        <w:spacing w:line="360" w:lineRule="auto"/>
        <w:jc w:val="both"/>
        <w:rPr>
          <w:rFonts w:ascii="Times New Roman" w:hAnsi="Times New Roman" w:cs="Times New Roman"/>
          <w:lang w:eastAsia="zh-CN"/>
        </w:rPr>
      </w:pPr>
    </w:p>
    <w:p w14:paraId="7BEFAF36" w14:textId="77777777" w:rsidR="00C4552C"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ACKNOWLEDGMENTS</w:t>
      </w:r>
    </w:p>
    <w:p w14:paraId="116C8B85" w14:textId="7DF1C220" w:rsidR="00BD442E" w:rsidRDefault="007367A8" w:rsidP="00226B99">
      <w:pPr>
        <w:spacing w:line="360" w:lineRule="auto"/>
        <w:ind w:firstLine="360"/>
        <w:jc w:val="both"/>
        <w:rPr>
          <w:rFonts w:ascii="Times New Roman" w:hAnsi="Times New Roman" w:cs="Times New Roman"/>
        </w:rPr>
      </w:pPr>
      <w:r w:rsidRPr="00B37219">
        <w:rPr>
          <w:rFonts w:ascii="Times New Roman" w:hAnsi="Times New Roman" w:cs="Times New Roman"/>
        </w:rPr>
        <w:t xml:space="preserve">The authors would like to </w:t>
      </w:r>
      <w:r>
        <w:rPr>
          <w:rFonts w:ascii="Times New Roman" w:hAnsi="Times New Roman" w:cs="Times New Roman"/>
        </w:rPr>
        <w:t>acknowledge</w:t>
      </w:r>
      <w:r w:rsidRPr="00B37219">
        <w:rPr>
          <w:rFonts w:ascii="Times New Roman" w:hAnsi="Times New Roman" w:cs="Times New Roman"/>
        </w:rPr>
        <w:t xml:space="preserve"> the Penn State Materials Characterization </w:t>
      </w:r>
      <w:r w:rsidR="001463FB" w:rsidRPr="00B37219">
        <w:rPr>
          <w:rFonts w:ascii="Times New Roman" w:hAnsi="Times New Roman" w:cs="Times New Roman"/>
        </w:rPr>
        <w:t>Lab</w:t>
      </w:r>
      <w:r w:rsidRPr="00B37219">
        <w:rPr>
          <w:rFonts w:ascii="Times New Roman" w:hAnsi="Times New Roman" w:cs="Times New Roman"/>
        </w:rPr>
        <w:t xml:space="preserve"> providing access to the XPS instrument</w:t>
      </w:r>
      <w:r w:rsidR="009B1ED9">
        <w:rPr>
          <w:rFonts w:ascii="Times New Roman" w:hAnsi="Times New Roman" w:cs="Times New Roman"/>
        </w:rPr>
        <w:t xml:space="preserve">, and </w:t>
      </w:r>
      <w:r w:rsidRPr="00B37219">
        <w:rPr>
          <w:rFonts w:ascii="Times New Roman" w:hAnsi="Times New Roman" w:cs="Times New Roman"/>
        </w:rPr>
        <w:t>the facility services for electron microscopy and spectroscopy at the Department of Polymer Science and Engineering, as well as the Institute of Applied Sciences at the University of Massachusetts, Amherst, USA</w:t>
      </w:r>
      <w:r>
        <w:rPr>
          <w:rFonts w:ascii="Times New Roman" w:hAnsi="Times New Roman" w:cs="Times New Roman"/>
        </w:rPr>
        <w:t xml:space="preserve">. </w:t>
      </w:r>
      <w:r w:rsidRPr="00B37219">
        <w:rPr>
          <w:rFonts w:ascii="Times New Roman" w:hAnsi="Times New Roman" w:cs="Times New Roman"/>
        </w:rPr>
        <w:t xml:space="preserve">Special thanks are extended to the Watkins group members, particularly </w:t>
      </w:r>
      <w:r w:rsidR="00C4552C">
        <w:rPr>
          <w:rFonts w:ascii="Times New Roman" w:hAnsi="Times New Roman" w:cs="Times New Roman"/>
        </w:rPr>
        <w:t xml:space="preserve">Dr. </w:t>
      </w:r>
      <w:r w:rsidRPr="00B37219">
        <w:rPr>
          <w:rFonts w:ascii="Times New Roman" w:hAnsi="Times New Roman" w:cs="Times New Roman"/>
        </w:rPr>
        <w:t xml:space="preserve">Takumi Uchiyama, Karan Sagar, </w:t>
      </w:r>
      <w:r>
        <w:rPr>
          <w:rFonts w:ascii="Times New Roman" w:hAnsi="Times New Roman" w:cs="Times New Roman"/>
        </w:rPr>
        <w:t xml:space="preserve">and </w:t>
      </w:r>
      <w:r w:rsidRPr="00B37219">
        <w:rPr>
          <w:rFonts w:ascii="Times New Roman" w:hAnsi="Times New Roman" w:cs="Times New Roman"/>
        </w:rPr>
        <w:t>Varun Pande</w:t>
      </w:r>
      <w:r>
        <w:rPr>
          <w:rFonts w:ascii="Times New Roman" w:hAnsi="Times New Roman" w:cs="Times New Roman"/>
        </w:rPr>
        <w:t xml:space="preserve">, </w:t>
      </w:r>
      <w:r w:rsidRPr="00B37219">
        <w:rPr>
          <w:rFonts w:ascii="Times New Roman" w:hAnsi="Times New Roman" w:cs="Times New Roman"/>
        </w:rPr>
        <w:t xml:space="preserve">as well as the Wu group members, for their fruitful discussions. </w:t>
      </w:r>
      <w:r w:rsidR="00C4552C">
        <w:rPr>
          <w:rFonts w:ascii="Times New Roman" w:hAnsi="Times New Roman" w:cs="Times New Roman"/>
        </w:rPr>
        <w:t>Part of the e</w:t>
      </w:r>
      <w:r w:rsidRPr="00B37219">
        <w:rPr>
          <w:rFonts w:ascii="Times New Roman" w:hAnsi="Times New Roman" w:cs="Times New Roman"/>
        </w:rPr>
        <w:t>lectron microscopy was conducted at CCEM</w:t>
      </w:r>
      <w:r>
        <w:rPr>
          <w:rFonts w:ascii="Times New Roman" w:hAnsi="Times New Roman" w:cs="Times New Roman"/>
        </w:rPr>
        <w:t>-</w:t>
      </w:r>
      <w:r w:rsidRPr="00B37219">
        <w:rPr>
          <w:rFonts w:ascii="Times New Roman" w:hAnsi="Times New Roman" w:cs="Times New Roman"/>
        </w:rPr>
        <w:t>McMaster University</w:t>
      </w:r>
      <w:r w:rsidR="00107C60" w:rsidRPr="00107C60">
        <w:t xml:space="preserve"> </w:t>
      </w:r>
      <w:r w:rsidR="00107C60" w:rsidRPr="00107C60">
        <w:rPr>
          <w:rFonts w:ascii="Times New Roman" w:hAnsi="Times New Roman" w:cs="Times New Roman"/>
        </w:rPr>
        <w:t>(with support from Dr. Carmen Andrei)</w:t>
      </w:r>
      <w:r w:rsidRPr="00B37219">
        <w:rPr>
          <w:rFonts w:ascii="Times New Roman" w:hAnsi="Times New Roman" w:cs="Times New Roman"/>
        </w:rPr>
        <w:t>, a national facility supported by NSERC Canada</w:t>
      </w:r>
      <w:r>
        <w:rPr>
          <w:rFonts w:ascii="Times New Roman" w:hAnsi="Times New Roman" w:cs="Times New Roman"/>
        </w:rPr>
        <w:t xml:space="preserve">. </w:t>
      </w:r>
      <w:r w:rsidR="00107C60" w:rsidRPr="00107C60">
        <w:rPr>
          <w:rFonts w:ascii="Times New Roman" w:hAnsi="Times New Roman" w:cs="Times New Roman"/>
        </w:rPr>
        <w:t>The authors also thank the National Synchrotron Radiation Research Center (Taiwan) for beamtime allocation for XAS measurements.</w:t>
      </w:r>
      <w:r w:rsidR="00107C60">
        <w:rPr>
          <w:rFonts w:ascii="Times New Roman" w:hAnsi="Times New Roman" w:cs="Times New Roman"/>
        </w:rPr>
        <w:t xml:space="preserve"> F</w:t>
      </w:r>
      <w:r w:rsidRPr="00B37219">
        <w:rPr>
          <w:rFonts w:ascii="Times New Roman" w:hAnsi="Times New Roman" w:cs="Times New Roman"/>
        </w:rPr>
        <w:t>inancial support from the US Army Research Laboratory (under the National Center for Manufacturing Sciences, award number HQ0034</w:t>
      </w:r>
      <w:r>
        <w:rPr>
          <w:rFonts w:ascii="Times New Roman" w:hAnsi="Times New Roman" w:cs="Times New Roman"/>
        </w:rPr>
        <w:t>-</w:t>
      </w:r>
      <w:r w:rsidRPr="00B37219">
        <w:rPr>
          <w:rFonts w:ascii="Times New Roman" w:hAnsi="Times New Roman" w:cs="Times New Roman"/>
        </w:rPr>
        <w:t>15</w:t>
      </w:r>
      <w:r>
        <w:rPr>
          <w:rFonts w:ascii="Times New Roman" w:hAnsi="Times New Roman" w:cs="Times New Roman"/>
        </w:rPr>
        <w:t>-</w:t>
      </w:r>
      <w:r w:rsidRPr="00B37219">
        <w:rPr>
          <w:rFonts w:ascii="Times New Roman" w:hAnsi="Times New Roman" w:cs="Times New Roman"/>
        </w:rPr>
        <w:t>2</w:t>
      </w:r>
      <w:r>
        <w:rPr>
          <w:rFonts w:ascii="Times New Roman" w:hAnsi="Times New Roman" w:cs="Times New Roman"/>
        </w:rPr>
        <w:t>-</w:t>
      </w:r>
      <w:r w:rsidRPr="00B37219">
        <w:rPr>
          <w:rFonts w:ascii="Times New Roman" w:hAnsi="Times New Roman" w:cs="Times New Roman"/>
        </w:rPr>
        <w:t xml:space="preserve">0007, and Expeditionary Maneuver Support award number W911QY1990011), as well as the Office of Naval Research (under LIFT award number </w:t>
      </w:r>
      <w:r w:rsidRPr="00B37219">
        <w:rPr>
          <w:rFonts w:ascii="Times New Roman" w:hAnsi="Times New Roman" w:cs="Times New Roman"/>
        </w:rPr>
        <w:lastRenderedPageBreak/>
        <w:t>N000142190010)</w:t>
      </w:r>
      <w:r w:rsidR="00107C60">
        <w:rPr>
          <w:rFonts w:ascii="Times New Roman" w:hAnsi="Times New Roman" w:cs="Times New Roman"/>
        </w:rPr>
        <w:t xml:space="preserve"> are greatly acknowledged.</w:t>
      </w:r>
      <w:r w:rsidR="00007646" w:rsidRPr="00007646">
        <w:t xml:space="preserve"> </w:t>
      </w:r>
      <w:r w:rsidR="00007646" w:rsidRPr="00007646">
        <w:rPr>
          <w:rFonts w:ascii="Times New Roman" w:hAnsi="Times New Roman" w:cs="Times New Roman"/>
        </w:rPr>
        <w:t>The authors used ChatGPT solely for language polishing and did not use it to write the original manuscript or generate any data</w:t>
      </w:r>
      <w:r w:rsidR="00007646">
        <w:rPr>
          <w:rFonts w:ascii="Times New Roman" w:hAnsi="Times New Roman" w:cs="Times New Roman"/>
        </w:rPr>
        <w:t xml:space="preserve">. </w:t>
      </w:r>
    </w:p>
    <w:p w14:paraId="1A33D691" w14:textId="77777777" w:rsidR="007400C9" w:rsidRDefault="007400C9" w:rsidP="007400C9">
      <w:pPr>
        <w:spacing w:line="360" w:lineRule="auto"/>
        <w:jc w:val="both"/>
        <w:rPr>
          <w:rFonts w:ascii="Times New Roman" w:hAnsi="Times New Roman" w:cs="Times New Roman"/>
          <w:b/>
          <w:bCs/>
        </w:rPr>
      </w:pPr>
    </w:p>
    <w:p w14:paraId="72EB0F0D" w14:textId="4BBFDAA5" w:rsidR="007400C9" w:rsidRPr="007400C9" w:rsidRDefault="007400C9" w:rsidP="007400C9">
      <w:pPr>
        <w:spacing w:line="360" w:lineRule="auto"/>
        <w:jc w:val="both"/>
        <w:rPr>
          <w:rFonts w:ascii="Times New Roman" w:hAnsi="Times New Roman" w:cs="Times New Roman"/>
          <w:b/>
          <w:bCs/>
        </w:rPr>
      </w:pPr>
      <w:r w:rsidRPr="007400C9">
        <w:rPr>
          <w:rFonts w:ascii="Times New Roman" w:hAnsi="Times New Roman" w:cs="Times New Roman"/>
          <w:b/>
          <w:bCs/>
        </w:rPr>
        <w:t>AUTHOR CONTRIBUTIONS</w:t>
      </w:r>
    </w:p>
    <w:p w14:paraId="1932B7EB" w14:textId="0692FCF0" w:rsidR="00226B99" w:rsidRDefault="00464BE4" w:rsidP="00226B99">
      <w:pPr>
        <w:spacing w:line="360" w:lineRule="auto"/>
        <w:ind w:firstLine="360"/>
        <w:jc w:val="both"/>
        <w:rPr>
          <w:rFonts w:ascii="Times New Roman" w:hAnsi="Times New Roman" w:cs="Times New Roman"/>
        </w:rPr>
      </w:pP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w:t>
      </w:r>
      <w:r>
        <w:rPr>
          <w:rFonts w:ascii="Times New Roman" w:hAnsi="Times New Roman" w:cs="Times New Roman"/>
        </w:rPr>
        <w:t xml:space="preserve">and </w:t>
      </w:r>
      <w:r w:rsidRPr="00464BE4">
        <w:rPr>
          <w:rFonts w:ascii="Times New Roman" w:hAnsi="Times New Roman" w:cs="Times New Roman"/>
        </w:rPr>
        <w:t xml:space="preserve">Dipankar Saha </w:t>
      </w:r>
      <w:r>
        <w:rPr>
          <w:rFonts w:ascii="Times New Roman" w:hAnsi="Times New Roman" w:cs="Times New Roman"/>
        </w:rPr>
        <w:t xml:space="preserve">equally contributed to this work.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Dipankar Saha, </w:t>
      </w:r>
      <w:proofErr w:type="spellStart"/>
      <w:r w:rsidRPr="00464BE4">
        <w:rPr>
          <w:rFonts w:ascii="Times New Roman" w:hAnsi="Times New Roman" w:cs="Times New Roman"/>
        </w:rPr>
        <w:t>Nianqiang</w:t>
      </w:r>
      <w:proofErr w:type="spellEnd"/>
      <w:r w:rsidRPr="00464BE4">
        <w:rPr>
          <w:rFonts w:ascii="Times New Roman" w:hAnsi="Times New Roman" w:cs="Times New Roman"/>
        </w:rPr>
        <w:t xml:space="preserve"> Wu, and James J. Watkins conceived the project and designed the experiments.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and Dipankar Saha carried out the experiments and performed data analysis with input from </w:t>
      </w:r>
      <w:proofErr w:type="spellStart"/>
      <w:r w:rsidRPr="00464BE4">
        <w:rPr>
          <w:rFonts w:ascii="Times New Roman" w:hAnsi="Times New Roman" w:cs="Times New Roman"/>
        </w:rPr>
        <w:t>Nianqiang</w:t>
      </w:r>
      <w:proofErr w:type="spellEnd"/>
      <w:r w:rsidRPr="00464BE4">
        <w:rPr>
          <w:rFonts w:ascii="Times New Roman" w:hAnsi="Times New Roman" w:cs="Times New Roman"/>
        </w:rPr>
        <w:t xml:space="preserve"> Wu and James J. Watkins. Connor L. Witt contributed to bottlebrush polymer synthesis. </w:t>
      </w:r>
      <w:r w:rsidR="007428D2" w:rsidRPr="00464BE4">
        <w:rPr>
          <w:rFonts w:ascii="Times New Roman" w:hAnsi="Times New Roman" w:cs="Times New Roman"/>
        </w:rPr>
        <w:t xml:space="preserve">Wei Fan </w:t>
      </w:r>
      <w:r w:rsidR="007428D2">
        <w:rPr>
          <w:rFonts w:ascii="Times New Roman" w:hAnsi="Times New Roman" w:cs="Times New Roman"/>
        </w:rPr>
        <w:t xml:space="preserve">conducted a BET measurement. </w:t>
      </w:r>
      <w:r w:rsidRPr="00464BE4">
        <w:rPr>
          <w:rFonts w:ascii="Times New Roman" w:hAnsi="Times New Roman" w:cs="Times New Roman"/>
        </w:rPr>
        <w:t xml:space="preserve">Arvind Chandrasekar and Chung-Li Dong conducted XANES and EXAFS measurements. </w:t>
      </w:r>
      <w:proofErr w:type="spellStart"/>
      <w:r w:rsidRPr="00464BE4">
        <w:rPr>
          <w:rFonts w:ascii="Times New Roman" w:hAnsi="Times New Roman" w:cs="Times New Roman"/>
        </w:rPr>
        <w:t>Yulei</w:t>
      </w:r>
      <w:proofErr w:type="spellEnd"/>
      <w:r w:rsidRPr="00464BE4">
        <w:rPr>
          <w:rFonts w:ascii="Times New Roman" w:hAnsi="Times New Roman" w:cs="Times New Roman"/>
        </w:rPr>
        <w:t xml:space="preserve"> Wang</w:t>
      </w:r>
      <w:r w:rsidR="007428D2">
        <w:rPr>
          <w:rFonts w:ascii="Times New Roman" w:hAnsi="Times New Roman" w:cs="Times New Roman"/>
        </w:rPr>
        <w:t xml:space="preserve"> </w:t>
      </w:r>
      <w:r w:rsidRPr="00464BE4">
        <w:rPr>
          <w:rFonts w:ascii="Times New Roman" w:hAnsi="Times New Roman" w:cs="Times New Roman"/>
        </w:rPr>
        <w:t xml:space="preserve">and Zhu Chen </w:t>
      </w:r>
      <w:r w:rsidR="00054917">
        <w:rPr>
          <w:rFonts w:ascii="Times New Roman" w:hAnsi="Times New Roman" w:cs="Times New Roman"/>
        </w:rPr>
        <w:t>for the electrochemistry discussion</w:t>
      </w:r>
      <w:r w:rsidRPr="00464BE4">
        <w:rPr>
          <w:rFonts w:ascii="Times New Roman" w:hAnsi="Times New Roman" w:cs="Times New Roman"/>
        </w:rPr>
        <w:t xml:space="preserve">. Negar </w:t>
      </w:r>
      <w:proofErr w:type="spellStart"/>
      <w:r w:rsidRPr="00464BE4">
        <w:rPr>
          <w:rFonts w:ascii="Times New Roman" w:hAnsi="Times New Roman" w:cs="Times New Roman"/>
        </w:rPr>
        <w:t>Sabouhanian</w:t>
      </w:r>
      <w:proofErr w:type="spellEnd"/>
      <w:r w:rsidRPr="00464BE4">
        <w:rPr>
          <w:rFonts w:ascii="Times New Roman" w:hAnsi="Times New Roman" w:cs="Times New Roman"/>
        </w:rPr>
        <w:t xml:space="preserve"> and </w:t>
      </w:r>
      <w:proofErr w:type="spellStart"/>
      <w:r w:rsidRPr="00464BE4">
        <w:rPr>
          <w:rFonts w:ascii="Times New Roman" w:hAnsi="Times New Roman" w:cs="Times New Roman"/>
        </w:rPr>
        <w:t>Aicheng</w:t>
      </w:r>
      <w:proofErr w:type="spellEnd"/>
      <w:r w:rsidRPr="00464BE4">
        <w:rPr>
          <w:rFonts w:ascii="Times New Roman" w:hAnsi="Times New Roman" w:cs="Times New Roman"/>
        </w:rPr>
        <w:t xml:space="preserve"> Chen carried out IR measurements. Jiacheng Wang performed the theoretical calculations. All authors contributed to data interpretation and discussion. The manuscript was written by Dipankar Saha and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with the theoretical section written by Jiacheng Wang, and was revised with input from all co-authors.</w:t>
      </w:r>
    </w:p>
    <w:p w14:paraId="4D2CBEA1" w14:textId="77777777" w:rsidR="00464BE4" w:rsidRDefault="00464BE4" w:rsidP="00226B99">
      <w:pPr>
        <w:spacing w:line="360" w:lineRule="auto"/>
        <w:ind w:firstLine="360"/>
        <w:jc w:val="both"/>
        <w:rPr>
          <w:rFonts w:ascii="Times New Roman" w:hAnsi="Times New Roman" w:cs="Times New Roman"/>
          <w:lang w:eastAsia="zh-CN"/>
        </w:rPr>
      </w:pPr>
    </w:p>
    <w:p w14:paraId="15D77A50" w14:textId="610CA2E0" w:rsidR="00BD442E"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COMPETING INTERESTS</w:t>
      </w:r>
      <w:r w:rsidR="00BD442E" w:rsidRPr="00226B99">
        <w:rPr>
          <w:rFonts w:ascii="Times New Roman" w:hAnsi="Times New Roman" w:cs="Times New Roman"/>
          <w:b/>
          <w:bCs/>
          <w:lang w:eastAsia="zh-CN"/>
        </w:rPr>
        <w:t xml:space="preserve"> </w:t>
      </w:r>
    </w:p>
    <w:p w14:paraId="127061EA" w14:textId="77777777" w:rsidR="00C4552C" w:rsidRDefault="00C4552C" w:rsidP="00226B99">
      <w:pPr>
        <w:spacing w:line="360" w:lineRule="auto"/>
        <w:ind w:firstLine="360"/>
        <w:jc w:val="both"/>
        <w:rPr>
          <w:rFonts w:ascii="Times New Roman" w:hAnsi="Times New Roman" w:cs="Times New Roman"/>
        </w:rPr>
      </w:pPr>
      <w:proofErr w:type="spellStart"/>
      <w:r w:rsidRPr="00DC51CF">
        <w:rPr>
          <w:rFonts w:ascii="Times New Roman" w:hAnsi="Times New Roman" w:cs="Times New Roman"/>
        </w:rPr>
        <w:t>Chaoyun</w:t>
      </w:r>
      <w:proofErr w:type="spellEnd"/>
      <w:r w:rsidRPr="00DC51CF">
        <w:rPr>
          <w:rFonts w:ascii="Times New Roman" w:hAnsi="Times New Roman" w:cs="Times New Roman"/>
        </w:rPr>
        <w:t xml:space="preserve"> Tang</w:t>
      </w:r>
      <w:r>
        <w:rPr>
          <w:rFonts w:ascii="Times New Roman" w:hAnsi="Times New Roman" w:cs="Times New Roman"/>
        </w:rPr>
        <w:t xml:space="preserve">, </w:t>
      </w:r>
      <w:r w:rsidRPr="00EB419A">
        <w:rPr>
          <w:rFonts w:ascii="Times New Roman" w:hAnsi="Times New Roman" w:cs="Times New Roman"/>
        </w:rPr>
        <w:t>D</w:t>
      </w:r>
      <w:r>
        <w:rPr>
          <w:rFonts w:ascii="Times New Roman" w:hAnsi="Times New Roman" w:cs="Times New Roman"/>
        </w:rPr>
        <w:t>ipankar Saha</w:t>
      </w:r>
      <w:r w:rsidRPr="00EB419A">
        <w:rPr>
          <w:rFonts w:ascii="Times New Roman" w:hAnsi="Times New Roman" w:cs="Times New Roman"/>
        </w:rPr>
        <w:t xml:space="preserve">, </w:t>
      </w:r>
      <w:r>
        <w:rPr>
          <w:rFonts w:ascii="Times New Roman" w:hAnsi="Times New Roman" w:cs="Times New Roman"/>
        </w:rPr>
        <w:t>James J. Watkins,</w:t>
      </w:r>
      <w:r w:rsidRPr="002A027E">
        <w:rPr>
          <w:rFonts w:ascii="Times New Roman" w:hAnsi="Times New Roman" w:cs="Times New Roman"/>
        </w:rPr>
        <w:t xml:space="preserve"> </w:t>
      </w:r>
      <w:r>
        <w:rPr>
          <w:rFonts w:ascii="Times New Roman" w:hAnsi="Times New Roman" w:cs="Times New Roman"/>
        </w:rPr>
        <w:t xml:space="preserve">and </w:t>
      </w:r>
      <w:proofErr w:type="spellStart"/>
      <w:r w:rsidRPr="002D4E30">
        <w:rPr>
          <w:rFonts w:ascii="Times New Roman" w:hAnsi="Times New Roman" w:cs="Times New Roman"/>
        </w:rPr>
        <w:t>Nianqiang</w:t>
      </w:r>
      <w:proofErr w:type="spellEnd"/>
      <w:r w:rsidRPr="002D4E30">
        <w:rPr>
          <w:rFonts w:ascii="Times New Roman" w:hAnsi="Times New Roman" w:cs="Times New Roman"/>
        </w:rPr>
        <w:t xml:space="preserve"> Wu</w:t>
      </w:r>
      <w:r w:rsidRPr="002A027E">
        <w:rPr>
          <w:rFonts w:ascii="Times New Roman" w:hAnsi="Times New Roman" w:cs="Times New Roman"/>
        </w:rPr>
        <w:t xml:space="preserve"> </w:t>
      </w:r>
      <w:r w:rsidRPr="00EB419A">
        <w:rPr>
          <w:rFonts w:ascii="Times New Roman" w:hAnsi="Times New Roman" w:cs="Times New Roman"/>
        </w:rPr>
        <w:t xml:space="preserve">have filed for a </w:t>
      </w:r>
      <w:r>
        <w:rPr>
          <w:rFonts w:ascii="Times New Roman" w:hAnsi="Times New Roman" w:cs="Times New Roman"/>
        </w:rPr>
        <w:t xml:space="preserve">provisional </w:t>
      </w:r>
      <w:r w:rsidRPr="00EB419A">
        <w:rPr>
          <w:rFonts w:ascii="Times New Roman" w:hAnsi="Times New Roman" w:cs="Times New Roman"/>
        </w:rPr>
        <w:t xml:space="preserve">U.S. patent covering the </w:t>
      </w:r>
      <w:r>
        <w:rPr>
          <w:rFonts w:ascii="Times New Roman" w:hAnsi="Times New Roman" w:cs="Times New Roman"/>
        </w:rPr>
        <w:t>synthesis</w:t>
      </w:r>
      <w:r w:rsidRPr="00EB419A">
        <w:rPr>
          <w:rFonts w:ascii="Times New Roman" w:hAnsi="Times New Roman" w:cs="Times New Roman"/>
        </w:rPr>
        <w:t xml:space="preserve"> process</w:t>
      </w:r>
      <w:r>
        <w:rPr>
          <w:rFonts w:ascii="Times New Roman" w:hAnsi="Times New Roman" w:cs="Times New Roman"/>
        </w:rPr>
        <w:t xml:space="preserve"> and application</w:t>
      </w:r>
      <w:r w:rsidRPr="00EB419A">
        <w:rPr>
          <w:rFonts w:ascii="Times New Roman" w:hAnsi="Times New Roman" w:cs="Times New Roman"/>
        </w:rPr>
        <w:t xml:space="preserve"> described in this manuscript.</w:t>
      </w:r>
    </w:p>
    <w:p w14:paraId="3084DFFC" w14:textId="77777777" w:rsidR="00BD442E" w:rsidRPr="00C4552C" w:rsidRDefault="00BD442E" w:rsidP="00226B99">
      <w:pPr>
        <w:spacing w:line="360" w:lineRule="auto"/>
        <w:jc w:val="both"/>
        <w:rPr>
          <w:rFonts w:ascii="Times New Roman" w:hAnsi="Times New Roman" w:cs="Times New Roman"/>
          <w:lang w:eastAsia="zh-CN"/>
        </w:rPr>
      </w:pPr>
    </w:p>
    <w:p w14:paraId="1401D1C6" w14:textId="0139CD57" w:rsidR="008521D5"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REFERENCE</w:t>
      </w:r>
      <w:r w:rsidR="00430A76" w:rsidRPr="00226B99">
        <w:rPr>
          <w:rFonts w:ascii="Times New Roman" w:hAnsi="Times New Roman" w:cs="Times New Roman"/>
          <w:b/>
          <w:bCs/>
          <w:lang w:eastAsia="zh-CN"/>
        </w:rPr>
        <w:t>S</w:t>
      </w:r>
    </w:p>
    <w:p w14:paraId="2B71B273" w14:textId="77777777" w:rsidR="009C3555" w:rsidRPr="009C3555" w:rsidRDefault="008521D5" w:rsidP="009C3555">
      <w:pPr>
        <w:pStyle w:val="EndNoteBibliography"/>
        <w:spacing w:after="240"/>
      </w:pPr>
      <w:r w:rsidRPr="00927346">
        <w:fldChar w:fldCharType="begin"/>
      </w:r>
      <w:r w:rsidRPr="00927346">
        <w:instrText xml:space="preserve"> ADDIN EN.REFLIST </w:instrText>
      </w:r>
      <w:r w:rsidRPr="00927346">
        <w:fldChar w:fldCharType="separate"/>
      </w:r>
      <w:bookmarkStart w:id="10" w:name="_ENREF_1"/>
      <w:r w:rsidR="009C3555" w:rsidRPr="009C3555">
        <w:t xml:space="preserve">(1) Qing, G.; Ghazfar, R.; Jackowski, S. T.; Habibzadeh, F.; Ashtiani, M. M.; Chen, C.-P.; Smith, M. R., III; Hamann, T. W. Recent Advances and Challenges of Electrocatalytic N2 Reduction to Ammonia. </w:t>
      </w:r>
      <w:r w:rsidR="009C3555" w:rsidRPr="009C3555">
        <w:rPr>
          <w:i/>
        </w:rPr>
        <w:t xml:space="preserve">Chemical Reviews </w:t>
      </w:r>
      <w:r w:rsidR="009C3555" w:rsidRPr="009C3555">
        <w:rPr>
          <w:b/>
        </w:rPr>
        <w:t>2020</w:t>
      </w:r>
      <w:r w:rsidR="009C3555" w:rsidRPr="009C3555">
        <w:t xml:space="preserve">, </w:t>
      </w:r>
      <w:r w:rsidR="009C3555" w:rsidRPr="009C3555">
        <w:rPr>
          <w:i/>
        </w:rPr>
        <w:t>120</w:t>
      </w:r>
      <w:r w:rsidR="009C3555" w:rsidRPr="009C3555">
        <w:t xml:space="preserve"> (12), 5437-5516. DOI: 10.1021/acs.chemrev.9b00659.</w:t>
      </w:r>
      <w:bookmarkEnd w:id="10"/>
    </w:p>
    <w:p w14:paraId="76221DDE" w14:textId="5EA410A0" w:rsidR="009C3555" w:rsidRPr="009C3555" w:rsidRDefault="009C3555" w:rsidP="009C3555">
      <w:pPr>
        <w:pStyle w:val="EndNoteBibliography"/>
        <w:spacing w:after="240"/>
      </w:pPr>
      <w:bookmarkStart w:id="11" w:name="_ENREF_2"/>
      <w:r w:rsidRPr="009C3555">
        <w:t xml:space="preserve">(2) Zhao, X.; Hu, G.; Chen, G.-F.; Zhang, H.; Zhang, S.; Wang, H. Comprehensive Understanding of the Thriving Ambient Electrochemical Nitrogen Reduction Reaction. </w:t>
      </w:r>
      <w:r w:rsidRPr="009C3555">
        <w:rPr>
          <w:i/>
        </w:rPr>
        <w:t xml:space="preserve">Advanced Materials </w:t>
      </w:r>
      <w:r w:rsidRPr="009C3555">
        <w:rPr>
          <w:b/>
        </w:rPr>
        <w:t>2021</w:t>
      </w:r>
      <w:r w:rsidRPr="009C3555">
        <w:t xml:space="preserve">, </w:t>
      </w:r>
      <w:r w:rsidRPr="009C3555">
        <w:rPr>
          <w:i/>
        </w:rPr>
        <w:t>33</w:t>
      </w:r>
      <w:r w:rsidRPr="009C3555">
        <w:t xml:space="preserve"> (33), 2007650. DOI: </w:t>
      </w:r>
      <w:hyperlink r:id="rId15" w:history="1">
        <w:r w:rsidRPr="009C3555">
          <w:rPr>
            <w:rStyle w:val="Hyperlink"/>
          </w:rPr>
          <w:t>https://doi.org/10.1002/adma.202007650</w:t>
        </w:r>
      </w:hyperlink>
      <w:r w:rsidRPr="009C3555">
        <w:t>.</w:t>
      </w:r>
      <w:bookmarkEnd w:id="11"/>
    </w:p>
    <w:p w14:paraId="684C63B9" w14:textId="77777777" w:rsidR="009C3555" w:rsidRPr="009C3555" w:rsidRDefault="009C3555" w:rsidP="009C3555">
      <w:pPr>
        <w:pStyle w:val="EndNoteBibliography"/>
        <w:spacing w:after="240"/>
      </w:pPr>
      <w:bookmarkStart w:id="12" w:name="_ENREF_3"/>
      <w:r w:rsidRPr="009C3555">
        <w:t xml:space="preserve">(3) Shi, L.; Yin, Y.; Wang, S.; Sun, H. Rational Catalyst Design for N2 Reduction under Ambient Conditions: Strategies toward Enhanced Conversion Efficiency. </w:t>
      </w:r>
      <w:r w:rsidRPr="009C3555">
        <w:rPr>
          <w:i/>
        </w:rPr>
        <w:t xml:space="preserve">ACS Catalysis </w:t>
      </w:r>
      <w:r w:rsidRPr="009C3555">
        <w:rPr>
          <w:b/>
        </w:rPr>
        <w:t>2020</w:t>
      </w:r>
      <w:r w:rsidRPr="009C3555">
        <w:t xml:space="preserve">, </w:t>
      </w:r>
      <w:r w:rsidRPr="009C3555">
        <w:rPr>
          <w:i/>
        </w:rPr>
        <w:t>10</w:t>
      </w:r>
      <w:r w:rsidRPr="009C3555">
        <w:t xml:space="preserve"> (12), 6870-6899. DOI: 10.1021/acscatal.0c01081.</w:t>
      </w:r>
      <w:bookmarkEnd w:id="12"/>
    </w:p>
    <w:p w14:paraId="60D19340" w14:textId="25630CD3" w:rsidR="009C3555" w:rsidRPr="009C3555" w:rsidRDefault="009C3555" w:rsidP="009C3555">
      <w:pPr>
        <w:pStyle w:val="EndNoteBibliography"/>
        <w:spacing w:after="240"/>
      </w:pPr>
      <w:bookmarkStart w:id="13" w:name="_ENREF_4"/>
      <w:r w:rsidRPr="009C3555">
        <w:t xml:space="preserve">(4) Wang, S.; Ichihara, F.; Pang, H.; Chen, H.; Ye, J. Nitrogen Fixation Reaction Derived from Nanostructured Catalytic Materials. </w:t>
      </w:r>
      <w:r w:rsidRPr="009C3555">
        <w:rPr>
          <w:i/>
        </w:rPr>
        <w:t xml:space="preserve">Advanced Functional Materials </w:t>
      </w:r>
      <w:r w:rsidRPr="009C3555">
        <w:rPr>
          <w:b/>
        </w:rPr>
        <w:t>2018</w:t>
      </w:r>
      <w:r w:rsidRPr="009C3555">
        <w:t xml:space="preserve">, </w:t>
      </w:r>
      <w:r w:rsidRPr="009C3555">
        <w:rPr>
          <w:i/>
        </w:rPr>
        <w:t>28</w:t>
      </w:r>
      <w:r w:rsidRPr="009C3555">
        <w:t xml:space="preserve"> (50), 1803309. DOI: </w:t>
      </w:r>
      <w:hyperlink r:id="rId16" w:history="1">
        <w:r w:rsidRPr="009C3555">
          <w:rPr>
            <w:rStyle w:val="Hyperlink"/>
          </w:rPr>
          <w:t>https://doi.org/10.1002/adfm.201803309</w:t>
        </w:r>
      </w:hyperlink>
      <w:r w:rsidRPr="009C3555">
        <w:t>.</w:t>
      </w:r>
      <w:bookmarkEnd w:id="13"/>
    </w:p>
    <w:p w14:paraId="0B4EF7AB" w14:textId="77777777" w:rsidR="009C3555" w:rsidRPr="009C3555" w:rsidRDefault="009C3555" w:rsidP="009C3555">
      <w:pPr>
        <w:pStyle w:val="EndNoteBibliography"/>
        <w:spacing w:after="240"/>
      </w:pPr>
      <w:bookmarkStart w:id="14" w:name="_ENREF_5"/>
      <w:r w:rsidRPr="009C3555">
        <w:lastRenderedPageBreak/>
        <w:t xml:space="preserve">(5) Kolen, M.; Ripepi, D.; Smith, W. A.; Burdyny, T.; Mulder, F. M. Overcoming Nitrogen Reduction to Ammonia Detection Challenges: The Case for Leapfrogging to Gas Diffusion Electrode Platforms. </w:t>
      </w:r>
      <w:r w:rsidRPr="009C3555">
        <w:rPr>
          <w:i/>
        </w:rPr>
        <w:t xml:space="preserve">ACS Catalysis </w:t>
      </w:r>
      <w:r w:rsidRPr="009C3555">
        <w:rPr>
          <w:b/>
        </w:rPr>
        <w:t>2022</w:t>
      </w:r>
      <w:r w:rsidRPr="009C3555">
        <w:t xml:space="preserve">, </w:t>
      </w:r>
      <w:r w:rsidRPr="009C3555">
        <w:rPr>
          <w:i/>
        </w:rPr>
        <w:t>12</w:t>
      </w:r>
      <w:r w:rsidRPr="009C3555">
        <w:t xml:space="preserve"> (10), 5726-5735. DOI: 10.1021/acscatal.2c00888.</w:t>
      </w:r>
      <w:bookmarkEnd w:id="14"/>
    </w:p>
    <w:p w14:paraId="05C9686D" w14:textId="77777777" w:rsidR="009C3555" w:rsidRPr="009C3555" w:rsidRDefault="009C3555" w:rsidP="009C3555">
      <w:pPr>
        <w:pStyle w:val="EndNoteBibliography"/>
        <w:spacing w:after="240"/>
      </w:pPr>
      <w:bookmarkStart w:id="15" w:name="_ENREF_6"/>
      <w:r w:rsidRPr="009C3555">
        <w:t xml:space="preserve">(6) Zou, H.; Rong, W.; Wei, S.; Ji, Y.; Duan, L. Regulating kinetics and thermodynamics of electrochemical nitrogen reduction with metal single-atom catalysts in a pressurized electrolyser. </w:t>
      </w:r>
      <w:r w:rsidRPr="009C3555">
        <w:rPr>
          <w:i/>
        </w:rPr>
        <w:t xml:space="preserve">Proceedings of the National Academy of Sciences </w:t>
      </w:r>
      <w:r w:rsidRPr="009C3555">
        <w:rPr>
          <w:b/>
        </w:rPr>
        <w:t>2020</w:t>
      </w:r>
      <w:r w:rsidRPr="009C3555">
        <w:t xml:space="preserve">, </w:t>
      </w:r>
      <w:r w:rsidRPr="009C3555">
        <w:rPr>
          <w:i/>
        </w:rPr>
        <w:t>117</w:t>
      </w:r>
      <w:r w:rsidRPr="009C3555">
        <w:t xml:space="preserve"> (47), 29462-29468. DOI: doi:10.1073/pnas.2015108117.</w:t>
      </w:r>
      <w:bookmarkEnd w:id="15"/>
    </w:p>
    <w:p w14:paraId="0116E5AC" w14:textId="76E6E549" w:rsidR="009C3555" w:rsidRPr="009C3555" w:rsidRDefault="009C3555" w:rsidP="009C3555">
      <w:pPr>
        <w:pStyle w:val="EndNoteBibliography"/>
        <w:spacing w:after="240"/>
      </w:pPr>
      <w:bookmarkStart w:id="16" w:name="_ENREF_7"/>
      <w:r w:rsidRPr="009C3555">
        <w:t xml:space="preserve">(7) Jiang, L.; Bai, X.; Zhi, X.; Jiao, Y. New Mechanistic Insights into Electrokinetic Competition Between Nitrogen Reduction and Hydrogen Evolution Reactions. </w:t>
      </w:r>
      <w:r w:rsidRPr="009C3555">
        <w:rPr>
          <w:i/>
        </w:rPr>
        <w:t xml:space="preserve">Advanced Energy Materials </w:t>
      </w:r>
      <w:r w:rsidRPr="009C3555">
        <w:rPr>
          <w:b/>
        </w:rPr>
        <w:t>2024</w:t>
      </w:r>
      <w:r w:rsidRPr="009C3555">
        <w:t xml:space="preserve">, </w:t>
      </w:r>
      <w:r w:rsidRPr="009C3555">
        <w:rPr>
          <w:i/>
        </w:rPr>
        <w:t>14</w:t>
      </w:r>
      <w:r w:rsidRPr="009C3555">
        <w:t xml:space="preserve"> (28), 2303809. DOI: </w:t>
      </w:r>
      <w:hyperlink r:id="rId17" w:history="1">
        <w:r w:rsidRPr="009C3555">
          <w:rPr>
            <w:rStyle w:val="Hyperlink"/>
          </w:rPr>
          <w:t>https://doi.org/10.1002/aenm.202303809</w:t>
        </w:r>
      </w:hyperlink>
      <w:r w:rsidRPr="009C3555">
        <w:t>.</w:t>
      </w:r>
      <w:bookmarkEnd w:id="16"/>
    </w:p>
    <w:p w14:paraId="5B5B25D1" w14:textId="77777777" w:rsidR="009C3555" w:rsidRPr="009C3555" w:rsidRDefault="009C3555" w:rsidP="009C3555">
      <w:pPr>
        <w:pStyle w:val="EndNoteBibliography"/>
        <w:spacing w:after="240"/>
      </w:pPr>
      <w:bookmarkStart w:id="17" w:name="_ENREF_8"/>
      <w:r w:rsidRPr="009C3555">
        <w:t xml:space="preserve">(8) Sengupta, K.; Joyce, J. P.; Decamps, L.; Kang, L.; Bjornsson, R.; Rüdiger, O.; DeBeer, S. Investigating the Molybdenum Nitrogenase Mechanistic Cycle Using Spectroelectrochemistry. </w:t>
      </w:r>
      <w:r w:rsidRPr="009C3555">
        <w:rPr>
          <w:i/>
        </w:rPr>
        <w:t xml:space="preserve">Journal of the American Chemical Society </w:t>
      </w:r>
      <w:r w:rsidRPr="009C3555">
        <w:rPr>
          <w:b/>
        </w:rPr>
        <w:t>2025</w:t>
      </w:r>
      <w:r w:rsidRPr="009C3555">
        <w:t xml:space="preserve">, </w:t>
      </w:r>
      <w:r w:rsidRPr="009C3555">
        <w:rPr>
          <w:i/>
        </w:rPr>
        <w:t>147</w:t>
      </w:r>
      <w:r w:rsidRPr="009C3555">
        <w:t xml:space="preserve"> (2), 2099-2114. DOI: 10.1021/jacs.4c16047.</w:t>
      </w:r>
      <w:bookmarkEnd w:id="17"/>
    </w:p>
    <w:p w14:paraId="1D967D14" w14:textId="77777777" w:rsidR="009C3555" w:rsidRPr="009C3555" w:rsidRDefault="009C3555" w:rsidP="009C3555">
      <w:pPr>
        <w:pStyle w:val="EndNoteBibliography"/>
        <w:spacing w:after="240"/>
      </w:pPr>
      <w:bookmarkStart w:id="18" w:name="_ENREF_9"/>
      <w:r w:rsidRPr="009C3555">
        <w:t xml:space="preserve">(9) Raju, R. K. Electrocatalytic reduction of nitrogen to ammonia on metal nanoclusters: insights and trends from d- and p-block metals. </w:t>
      </w:r>
      <w:r w:rsidRPr="009C3555">
        <w:rPr>
          <w:i/>
        </w:rPr>
        <w:t xml:space="preserve">Physical Chemistry Chemical Physics </w:t>
      </w:r>
      <w:r w:rsidRPr="009C3555">
        <w:rPr>
          <w:b/>
        </w:rPr>
        <w:t>2025</w:t>
      </w:r>
      <w:r w:rsidRPr="009C3555">
        <w:t xml:space="preserve">, </w:t>
      </w:r>
      <w:r w:rsidRPr="009C3555">
        <w:rPr>
          <w:i/>
        </w:rPr>
        <w:t>27</w:t>
      </w:r>
      <w:r w:rsidRPr="009C3555">
        <w:t xml:space="preserve"> (15), 7773-7796, 10.1039/D5CP00046G. DOI: 10.1039/D5CP00046G.</w:t>
      </w:r>
      <w:bookmarkEnd w:id="18"/>
    </w:p>
    <w:p w14:paraId="5493E57F" w14:textId="77777777" w:rsidR="009C3555" w:rsidRPr="009C3555" w:rsidRDefault="009C3555" w:rsidP="009C3555">
      <w:pPr>
        <w:pStyle w:val="EndNoteBibliography"/>
        <w:spacing w:after="240"/>
      </w:pPr>
      <w:bookmarkStart w:id="19" w:name="_ENREF_10"/>
      <w:r w:rsidRPr="009C3555">
        <w:t xml:space="preserve">(10) Mao, X.; Bai, X.; Wu, G.; Qin, Q.; O’Mullane, A. P.; Jiao, Y.; Du, A. Electrochemical Reduction of N2 to Ammonia Promoted by Hydrated Cation Ions: Mechanistic Insights from a Combined Computational and Experimental Study. </w:t>
      </w:r>
      <w:r w:rsidRPr="009C3555">
        <w:rPr>
          <w:i/>
        </w:rPr>
        <w:t xml:space="preserve">Journal of the American Chemical Society </w:t>
      </w:r>
      <w:r w:rsidRPr="009C3555">
        <w:rPr>
          <w:b/>
        </w:rPr>
        <w:t>2024</w:t>
      </w:r>
      <w:r w:rsidRPr="009C3555">
        <w:t xml:space="preserve">, </w:t>
      </w:r>
      <w:r w:rsidRPr="009C3555">
        <w:rPr>
          <w:i/>
        </w:rPr>
        <w:t>146</w:t>
      </w:r>
      <w:r w:rsidRPr="009C3555">
        <w:t xml:space="preserve"> (27), 18743-18752. DOI: 10.1021/jacs.4c06629.</w:t>
      </w:r>
      <w:bookmarkEnd w:id="19"/>
    </w:p>
    <w:p w14:paraId="5916944D" w14:textId="77777777" w:rsidR="009C3555" w:rsidRPr="009C3555" w:rsidRDefault="009C3555" w:rsidP="009C3555">
      <w:pPr>
        <w:pStyle w:val="EndNoteBibliography"/>
        <w:spacing w:after="240"/>
      </w:pPr>
      <w:bookmarkStart w:id="20" w:name="_ENREF_11"/>
      <w:r w:rsidRPr="009C3555">
        <w:t xml:space="preserve">(11) Chen, J.; Wang, H.; Wang, Z.; Mao, S.; Yu, J.; Wang, Y.; Wang, Y. Redispersion of Mo-Based Catalysts and the Rational Design of Super Small-Sized Metallic Mo Species. </w:t>
      </w:r>
      <w:r w:rsidRPr="009C3555">
        <w:rPr>
          <w:i/>
        </w:rPr>
        <w:t xml:space="preserve">ACS Catalysis </w:t>
      </w:r>
      <w:r w:rsidRPr="009C3555">
        <w:rPr>
          <w:b/>
        </w:rPr>
        <w:t>2019</w:t>
      </w:r>
      <w:r w:rsidRPr="009C3555">
        <w:t xml:space="preserve">, </w:t>
      </w:r>
      <w:r w:rsidRPr="009C3555">
        <w:rPr>
          <w:i/>
        </w:rPr>
        <w:t>9</w:t>
      </w:r>
      <w:r w:rsidRPr="009C3555">
        <w:t xml:space="preserve"> (6), 5302-5307. DOI: 10.1021/acscatal.8b04634.</w:t>
      </w:r>
      <w:bookmarkEnd w:id="20"/>
    </w:p>
    <w:p w14:paraId="107AD5DA" w14:textId="77777777" w:rsidR="009C3555" w:rsidRPr="009C3555" w:rsidRDefault="009C3555" w:rsidP="009C3555">
      <w:pPr>
        <w:pStyle w:val="EndNoteBibliography"/>
        <w:spacing w:after="240"/>
      </w:pPr>
      <w:bookmarkStart w:id="21" w:name="_ENREF_12"/>
      <w:r w:rsidRPr="009C3555">
        <w:t xml:space="preserve">(12) Guo, X.; Wan, X.; Shui, J. Molybdenum-based materials for electrocatalytic nitrogen reduction reaction. </w:t>
      </w:r>
      <w:r w:rsidRPr="009C3555">
        <w:rPr>
          <w:i/>
        </w:rPr>
        <w:t xml:space="preserve">Cell Reports Physical Science </w:t>
      </w:r>
      <w:r w:rsidRPr="009C3555">
        <w:rPr>
          <w:b/>
        </w:rPr>
        <w:t>2021</w:t>
      </w:r>
      <w:r w:rsidRPr="009C3555">
        <w:t xml:space="preserve">, </w:t>
      </w:r>
      <w:r w:rsidRPr="009C3555">
        <w:rPr>
          <w:i/>
        </w:rPr>
        <w:t>2</w:t>
      </w:r>
      <w:r w:rsidRPr="009C3555">
        <w:t xml:space="preserve"> (6). DOI: 10.1016/j.xcrp.2021.100447 (acccessed 2026/01/22).</w:t>
      </w:r>
      <w:bookmarkEnd w:id="21"/>
    </w:p>
    <w:p w14:paraId="73CD7326" w14:textId="77777777" w:rsidR="009C3555" w:rsidRPr="009C3555" w:rsidRDefault="009C3555" w:rsidP="009C3555">
      <w:pPr>
        <w:pStyle w:val="EndNoteBibliography"/>
        <w:spacing w:after="240"/>
      </w:pPr>
      <w:bookmarkStart w:id="22" w:name="_ENREF_13"/>
      <w:r w:rsidRPr="009C3555">
        <w:t xml:space="preserve">(13) Suryanto, B. H. R.; Du, H.-L.; Wang, D.; Chen, J.; Simonov, A. N.; MacFarlane, D. R. Challenges and prospects in the catalysis of electroreduction of nitrogen to ammonia. </w:t>
      </w:r>
      <w:r w:rsidRPr="009C3555">
        <w:rPr>
          <w:i/>
        </w:rPr>
        <w:t xml:space="preserve">Nature Catalysis </w:t>
      </w:r>
      <w:r w:rsidRPr="009C3555">
        <w:rPr>
          <w:b/>
        </w:rPr>
        <w:t>2019</w:t>
      </w:r>
      <w:r w:rsidRPr="009C3555">
        <w:t xml:space="preserve">, </w:t>
      </w:r>
      <w:r w:rsidRPr="009C3555">
        <w:rPr>
          <w:i/>
        </w:rPr>
        <w:t>2</w:t>
      </w:r>
      <w:r w:rsidRPr="009C3555">
        <w:t xml:space="preserve"> (4), 290-296. DOI: 10.1038/s41929-019-0252-4.</w:t>
      </w:r>
      <w:bookmarkEnd w:id="22"/>
    </w:p>
    <w:p w14:paraId="5017B171" w14:textId="77777777" w:rsidR="009C3555" w:rsidRPr="009C3555" w:rsidRDefault="009C3555" w:rsidP="009C3555">
      <w:pPr>
        <w:pStyle w:val="EndNoteBibliography"/>
        <w:spacing w:after="240"/>
      </w:pPr>
      <w:bookmarkStart w:id="23" w:name="_ENREF_14"/>
      <w:r w:rsidRPr="009C3555">
        <w:t xml:space="preserve">(14) Monteiro, M. C. O.; Philips, M. F.; Schouten, K. J. P.; Koper, M. T. M. Efficiency and selectivity of CO2 reduction to CO on gold gas diffusion electrodes in acidic media. </w:t>
      </w:r>
      <w:r w:rsidRPr="009C3555">
        <w:rPr>
          <w:i/>
        </w:rPr>
        <w:t xml:space="preserve">Nature Communications </w:t>
      </w:r>
      <w:r w:rsidRPr="009C3555">
        <w:rPr>
          <w:b/>
        </w:rPr>
        <w:t>2021</w:t>
      </w:r>
      <w:r w:rsidRPr="009C3555">
        <w:t xml:space="preserve">, </w:t>
      </w:r>
      <w:r w:rsidRPr="009C3555">
        <w:rPr>
          <w:i/>
        </w:rPr>
        <w:t>12</w:t>
      </w:r>
      <w:r w:rsidRPr="009C3555">
        <w:t xml:space="preserve"> (1), 4943. DOI: 10.1038/s41467-021-24936-6.</w:t>
      </w:r>
      <w:bookmarkEnd w:id="23"/>
    </w:p>
    <w:p w14:paraId="51A6CA1A" w14:textId="6941E756" w:rsidR="009C3555" w:rsidRPr="009C3555" w:rsidRDefault="009C3555" w:rsidP="009C3555">
      <w:pPr>
        <w:pStyle w:val="EndNoteBibliography"/>
        <w:spacing w:after="240"/>
      </w:pPr>
      <w:bookmarkStart w:id="24" w:name="_ENREF_15"/>
      <w:r w:rsidRPr="009C3555">
        <w:t xml:space="preserve">(15) Sun, Z.; Ma, T.; Tao, H.; Fan, Q.; Han, B. Fundamentals and Challenges of Electrochemical CO2 Reduction Using Two-Dimensional Materials. </w:t>
      </w:r>
      <w:r w:rsidRPr="009C3555">
        <w:rPr>
          <w:i/>
        </w:rPr>
        <w:t xml:space="preserve">Chem </w:t>
      </w:r>
      <w:r w:rsidRPr="009C3555">
        <w:rPr>
          <w:b/>
        </w:rPr>
        <w:t>2017</w:t>
      </w:r>
      <w:r w:rsidRPr="009C3555">
        <w:t xml:space="preserve">, </w:t>
      </w:r>
      <w:r w:rsidRPr="009C3555">
        <w:rPr>
          <w:i/>
        </w:rPr>
        <w:t>3</w:t>
      </w:r>
      <w:r w:rsidRPr="009C3555">
        <w:t xml:space="preserve"> (4), 560-587. DOI: </w:t>
      </w:r>
      <w:hyperlink r:id="rId18" w:history="1">
        <w:r w:rsidRPr="009C3555">
          <w:rPr>
            <w:rStyle w:val="Hyperlink"/>
          </w:rPr>
          <w:t>https://doi.org/10.1016/j.chempr.2017.09.009</w:t>
        </w:r>
      </w:hyperlink>
      <w:r w:rsidRPr="009C3555">
        <w:t>.</w:t>
      </w:r>
      <w:bookmarkEnd w:id="24"/>
    </w:p>
    <w:p w14:paraId="3979DD0D" w14:textId="77777777" w:rsidR="009C3555" w:rsidRPr="009C3555" w:rsidRDefault="009C3555" w:rsidP="009C3555">
      <w:pPr>
        <w:pStyle w:val="EndNoteBibliography"/>
        <w:spacing w:after="240"/>
      </w:pPr>
      <w:bookmarkStart w:id="25" w:name="_ENREF_16"/>
      <w:r w:rsidRPr="009C3555">
        <w:lastRenderedPageBreak/>
        <w:t xml:space="preserve">(16) Saha, D.; Tang, C.; Khan, J.; Jain, P.; Yang, C.-J.; Dong, C.-L.; Webster, R. F.; Chen, C.-L.; Chen, Z.; Bai, P.; et al. Alkaline electrocatalytic water oxidation by Fe–Ni nanostructures on porous turbostratic carbon with tailorable metal–metal active sites. </w:t>
      </w:r>
      <w:r w:rsidRPr="009C3555">
        <w:rPr>
          <w:i/>
        </w:rPr>
        <w:t xml:space="preserve">Chemical Science </w:t>
      </w:r>
      <w:r w:rsidRPr="009C3555">
        <w:rPr>
          <w:b/>
        </w:rPr>
        <w:t>2026</w:t>
      </w:r>
      <w:r w:rsidRPr="009C3555">
        <w:t>, 10.1039/D5SC05330G. DOI: 10.1039/D5SC05330G.</w:t>
      </w:r>
      <w:bookmarkEnd w:id="25"/>
    </w:p>
    <w:p w14:paraId="5EA28E7D" w14:textId="77777777" w:rsidR="009C3555" w:rsidRPr="009C3555" w:rsidRDefault="009C3555" w:rsidP="009C3555">
      <w:pPr>
        <w:pStyle w:val="EndNoteBibliography"/>
        <w:spacing w:after="240"/>
      </w:pPr>
      <w:bookmarkStart w:id="26" w:name="_ENREF_17"/>
      <w:r w:rsidRPr="009C3555">
        <w:t xml:space="preserve">(17) Saha, D.; Yu, H.-J.; Wang, J.; Prateek; Chen, X.; Tang, C.; Senger, C.; Pagaduan, J. N.; Katsumata, R.; Carter, K. R.; et al. Mesoporous Single Atom-Cluster Fe–N/C Oxygen Evolution Electrocatalysts Synthesized with Bottlebrush Block Copolymer-Templated Rapid Thermal Annealing. </w:t>
      </w:r>
      <w:r w:rsidRPr="009C3555">
        <w:rPr>
          <w:i/>
        </w:rPr>
        <w:t xml:space="preserve">ACS Applied Materials &amp; Interfaces </w:t>
      </w:r>
      <w:r w:rsidRPr="009C3555">
        <w:rPr>
          <w:b/>
        </w:rPr>
        <w:t>2024</w:t>
      </w:r>
      <w:r w:rsidRPr="009C3555">
        <w:t xml:space="preserve">, </w:t>
      </w:r>
      <w:r w:rsidRPr="009C3555">
        <w:rPr>
          <w:i/>
        </w:rPr>
        <w:t>16</w:t>
      </w:r>
      <w:r w:rsidRPr="009C3555">
        <w:t xml:space="preserve"> (11), 13729-13744. DOI: 10.1021/acsami.3c18693.</w:t>
      </w:r>
      <w:bookmarkEnd w:id="26"/>
    </w:p>
    <w:p w14:paraId="0EF5CEE6" w14:textId="77777777" w:rsidR="009C3555" w:rsidRPr="009C3555" w:rsidRDefault="009C3555" w:rsidP="009C3555">
      <w:pPr>
        <w:pStyle w:val="EndNoteBibliography"/>
        <w:spacing w:after="240"/>
      </w:pPr>
      <w:bookmarkStart w:id="27" w:name="_ENREF_18"/>
      <w:r w:rsidRPr="009C3555">
        <w:t xml:space="preserve">(18) Saha, D.; Witt, C. L.; Fatima, R.; Uchiyama, T.; Pande, V.; Song, D.-P.; Fei, H.-F.; Yavitt, B. M.; Watkins, J. J. Opportunities in Bottlebrush Block Copolymers for Advanced Materials. </w:t>
      </w:r>
      <w:r w:rsidRPr="009C3555">
        <w:rPr>
          <w:i/>
        </w:rPr>
        <w:t xml:space="preserve">ACS Nano </w:t>
      </w:r>
      <w:r w:rsidRPr="009C3555">
        <w:rPr>
          <w:b/>
        </w:rPr>
        <w:t>2025</w:t>
      </w:r>
      <w:r w:rsidRPr="009C3555">
        <w:t xml:space="preserve">, </w:t>
      </w:r>
      <w:r w:rsidRPr="009C3555">
        <w:rPr>
          <w:i/>
        </w:rPr>
        <w:t>19</w:t>
      </w:r>
      <w:r w:rsidRPr="009C3555">
        <w:t xml:space="preserve"> (2), 1884-1910. DOI: 10.1021/acsnano.4c12021.</w:t>
      </w:r>
      <w:bookmarkEnd w:id="27"/>
    </w:p>
    <w:p w14:paraId="1F631430" w14:textId="77777777" w:rsidR="009C3555" w:rsidRPr="009C3555" w:rsidRDefault="009C3555" w:rsidP="009C3555">
      <w:pPr>
        <w:pStyle w:val="EndNoteBibliography"/>
        <w:spacing w:after="240"/>
      </w:pPr>
      <w:bookmarkStart w:id="28" w:name="_ENREF_19"/>
      <w:r w:rsidRPr="009C3555">
        <w:t xml:space="preserve">(19) Saha, D.; Bhardwaj, A.; Wang, J.; Pande, V.; Hengstebeck, R.; Bai, P.; Watkins, J. J. Probing Electrocatalytic Synergy in Graphene/MoS2/Nickel Networks for Water Splitting through a Combined Experimental and Theoretical Lens. </w:t>
      </w:r>
      <w:r w:rsidRPr="009C3555">
        <w:rPr>
          <w:i/>
        </w:rPr>
        <w:t xml:space="preserve">ACS Applied Materials &amp; Interfaces </w:t>
      </w:r>
      <w:r w:rsidRPr="009C3555">
        <w:rPr>
          <w:b/>
        </w:rPr>
        <w:t>2024</w:t>
      </w:r>
      <w:r w:rsidRPr="009C3555">
        <w:t xml:space="preserve">, </w:t>
      </w:r>
      <w:r w:rsidRPr="009C3555">
        <w:rPr>
          <w:i/>
        </w:rPr>
        <w:t>16</w:t>
      </w:r>
      <w:r w:rsidRPr="009C3555">
        <w:t xml:space="preserve"> (32), 42254-42269. DOI: 10.1021/acsami.4c08869.</w:t>
      </w:r>
      <w:bookmarkEnd w:id="28"/>
    </w:p>
    <w:p w14:paraId="27421874" w14:textId="77777777" w:rsidR="009C3555" w:rsidRPr="009C3555" w:rsidRDefault="009C3555" w:rsidP="009C3555">
      <w:pPr>
        <w:pStyle w:val="EndNoteBibliography"/>
        <w:spacing w:after="240"/>
      </w:pPr>
      <w:bookmarkStart w:id="29" w:name="_ENREF_20"/>
      <w:r w:rsidRPr="009C3555">
        <w:t xml:space="preserve">(20) Fei, H.-F.; Long, Y.; Yu, H.-J.; Yavitt, B. M.; Fan, W.; Ribbe, A.; Watkins, J. J. Bimodal Mesoporous Carbon Spheres with Small and Ultra-Large Pores Fabricated Using Amphiphilic Brush Block Copolymer Micelle Templates. </w:t>
      </w:r>
      <w:r w:rsidRPr="009C3555">
        <w:rPr>
          <w:i/>
        </w:rPr>
        <w:t xml:space="preserve">ACS Applied Materials &amp; Interfaces </w:t>
      </w:r>
      <w:r w:rsidRPr="009C3555">
        <w:rPr>
          <w:b/>
        </w:rPr>
        <w:t>2020</w:t>
      </w:r>
      <w:r w:rsidRPr="009C3555">
        <w:t xml:space="preserve">, </w:t>
      </w:r>
      <w:r w:rsidRPr="009C3555">
        <w:rPr>
          <w:i/>
        </w:rPr>
        <w:t>12</w:t>
      </w:r>
      <w:r w:rsidRPr="009C3555">
        <w:t xml:space="preserve"> (51), 57322-57329. DOI: 10.1021/acsami.0c16566.</w:t>
      </w:r>
      <w:bookmarkEnd w:id="29"/>
    </w:p>
    <w:p w14:paraId="732B101B" w14:textId="5F008486" w:rsidR="009C3555" w:rsidRPr="009C3555" w:rsidRDefault="009C3555" w:rsidP="009C3555">
      <w:pPr>
        <w:pStyle w:val="EndNoteBibliography"/>
        <w:spacing w:after="240"/>
      </w:pPr>
      <w:bookmarkStart w:id="30" w:name="_ENREF_21"/>
      <w:r w:rsidRPr="009C3555">
        <w:t xml:space="preserve">(21) Song, D.-P.; Li, W.; Park, J.; Fei, H.-F.; Naik, A. R.; Li, S.; Zhou, Y.; Gai, Y.; Watkins, J. J. Millisecond photothermal carbonization for in-situ fabrication of mesoporous graphitic carbon nanocomposite electrode films. </w:t>
      </w:r>
      <w:r w:rsidRPr="009C3555">
        <w:rPr>
          <w:i/>
        </w:rPr>
        <w:t xml:space="preserve">Carbon </w:t>
      </w:r>
      <w:r w:rsidRPr="009C3555">
        <w:rPr>
          <w:b/>
        </w:rPr>
        <w:t>2021</w:t>
      </w:r>
      <w:r w:rsidRPr="009C3555">
        <w:t xml:space="preserve">, </w:t>
      </w:r>
      <w:r w:rsidRPr="009C3555">
        <w:rPr>
          <w:i/>
        </w:rPr>
        <w:t>174</w:t>
      </w:r>
      <w:r w:rsidRPr="009C3555">
        <w:t xml:space="preserve">, 439-444. DOI: </w:t>
      </w:r>
      <w:hyperlink r:id="rId19" w:history="1">
        <w:r w:rsidRPr="009C3555">
          <w:rPr>
            <w:rStyle w:val="Hyperlink"/>
          </w:rPr>
          <w:t>https://doi.org/10.1016/j.carbon.2020.12.036</w:t>
        </w:r>
      </w:hyperlink>
      <w:r w:rsidRPr="009C3555">
        <w:t>.</w:t>
      </w:r>
      <w:bookmarkEnd w:id="30"/>
    </w:p>
    <w:p w14:paraId="798DD1E5" w14:textId="77777777" w:rsidR="009C3555" w:rsidRPr="009C3555" w:rsidRDefault="009C3555" w:rsidP="009C3555">
      <w:pPr>
        <w:pStyle w:val="EndNoteBibliography"/>
        <w:spacing w:after="240"/>
      </w:pPr>
      <w:bookmarkStart w:id="31" w:name="_ENREF_22"/>
      <w:r w:rsidRPr="009C3555">
        <w:t xml:space="preserve">(22) Fang, T.; Wang, J.; Bai, Z.; Wang, Y.; Wang, N.; Xiang, D.; Cai, K. Hydrogen Migration Mechanism: Hydrogen Spillover Effect Enables Enhanced Hydrogen Evolution Reaction on MoC@MoN Heterostructure in a Wide pH Range. </w:t>
      </w:r>
      <w:r w:rsidRPr="009C3555">
        <w:rPr>
          <w:i/>
        </w:rPr>
        <w:t xml:space="preserve">ACS Applied Materials &amp; Interfaces </w:t>
      </w:r>
      <w:r w:rsidRPr="009C3555">
        <w:rPr>
          <w:b/>
        </w:rPr>
        <w:t>2025</w:t>
      </w:r>
      <w:r w:rsidRPr="009C3555">
        <w:t xml:space="preserve">, </w:t>
      </w:r>
      <w:r w:rsidRPr="009C3555">
        <w:rPr>
          <w:i/>
        </w:rPr>
        <w:t>17</w:t>
      </w:r>
      <w:r w:rsidRPr="009C3555">
        <w:t xml:space="preserve"> (37), 52102-52111. DOI: 10.1021/acsami.5c11431.</w:t>
      </w:r>
      <w:bookmarkEnd w:id="31"/>
    </w:p>
    <w:p w14:paraId="7F716D13" w14:textId="77777777" w:rsidR="009C3555" w:rsidRPr="009C3555" w:rsidRDefault="009C3555" w:rsidP="009C3555">
      <w:pPr>
        <w:pStyle w:val="EndNoteBibliography"/>
        <w:spacing w:after="240"/>
      </w:pPr>
      <w:bookmarkStart w:id="32" w:name="_ENREF_23"/>
      <w:r w:rsidRPr="009C3555">
        <w:t xml:space="preserve">(23) Saha, D.; Selvaganapathy, P. R.; Kruse, P. Peroxide-Induced Tuning of the Conductivity of Nanometer-Thick MoS2 Films for Solid-State Sensors. </w:t>
      </w:r>
      <w:r w:rsidRPr="009C3555">
        <w:rPr>
          <w:i/>
        </w:rPr>
        <w:t xml:space="preserve">ACS Applied Nano Materials </w:t>
      </w:r>
      <w:r w:rsidRPr="009C3555">
        <w:rPr>
          <w:b/>
        </w:rPr>
        <w:t>2020</w:t>
      </w:r>
      <w:r w:rsidRPr="009C3555">
        <w:t xml:space="preserve">, </w:t>
      </w:r>
      <w:r w:rsidRPr="009C3555">
        <w:rPr>
          <w:i/>
        </w:rPr>
        <w:t>3</w:t>
      </w:r>
      <w:r w:rsidRPr="009C3555">
        <w:t xml:space="preserve"> (11), 10864-10877. DOI: 10.1021/acsanm.0c02135.</w:t>
      </w:r>
      <w:bookmarkEnd w:id="32"/>
    </w:p>
    <w:p w14:paraId="25505FB0" w14:textId="77777777" w:rsidR="009C3555" w:rsidRPr="009C3555" w:rsidRDefault="009C3555" w:rsidP="009C3555">
      <w:pPr>
        <w:pStyle w:val="EndNoteBibliography"/>
        <w:spacing w:after="240"/>
      </w:pPr>
      <w:bookmarkStart w:id="33" w:name="_ENREF_24"/>
      <w:r w:rsidRPr="009C3555">
        <w:t xml:space="preserve">(24) Svyazhin, A.; Nalbandyan, V.; Rovezzi, M.; Chumakova, A.; Detlefs, B.; Guda, A. A.; Santambrogio, A.; Manceau, A.; Glatzel, P. Chemical Information in the L3 X-ray Absorption Spectra of Molybdenum Compounds by High-Energy-Resolution Detection and Density Functional Theory. </w:t>
      </w:r>
      <w:r w:rsidRPr="009C3555">
        <w:rPr>
          <w:i/>
        </w:rPr>
        <w:t xml:space="preserve">Inorganic Chemistry </w:t>
      </w:r>
      <w:r w:rsidRPr="009C3555">
        <w:rPr>
          <w:b/>
        </w:rPr>
        <w:t>2022</w:t>
      </w:r>
      <w:r w:rsidRPr="009C3555">
        <w:t xml:space="preserve">, </w:t>
      </w:r>
      <w:r w:rsidRPr="009C3555">
        <w:rPr>
          <w:i/>
        </w:rPr>
        <w:t>61</w:t>
      </w:r>
      <w:r w:rsidRPr="009C3555">
        <w:t xml:space="preserve"> (2), 869-881. DOI: 10.1021/acs.inorgchem.1c02600.</w:t>
      </w:r>
      <w:bookmarkEnd w:id="33"/>
    </w:p>
    <w:p w14:paraId="4C26E699" w14:textId="77777777" w:rsidR="009C3555" w:rsidRPr="009C3555" w:rsidRDefault="009C3555" w:rsidP="009C3555">
      <w:pPr>
        <w:pStyle w:val="EndNoteBibliography"/>
        <w:spacing w:after="240"/>
      </w:pPr>
      <w:bookmarkStart w:id="34" w:name="_ENREF_25"/>
      <w:r w:rsidRPr="009C3555">
        <w:t xml:space="preserve">(25) Lv, X.-W.; Liu, X.-L.; Suo, Y.-J.; Liu, Y.-P.; Yuan, Z.-Y. Identifying the Dominant Role of Pyridinic-N–Mo Bonding in Synergistic Electrocatalysis for Ambient Nitrogen Reduction. </w:t>
      </w:r>
      <w:r w:rsidRPr="009C3555">
        <w:rPr>
          <w:i/>
        </w:rPr>
        <w:t xml:space="preserve">ACS Nano </w:t>
      </w:r>
      <w:r w:rsidRPr="009C3555">
        <w:rPr>
          <w:b/>
        </w:rPr>
        <w:t>2021</w:t>
      </w:r>
      <w:r w:rsidRPr="009C3555">
        <w:t xml:space="preserve">, </w:t>
      </w:r>
      <w:r w:rsidRPr="009C3555">
        <w:rPr>
          <w:i/>
        </w:rPr>
        <w:t>15</w:t>
      </w:r>
      <w:r w:rsidRPr="009C3555">
        <w:t xml:space="preserve"> (7), 12109-12118. DOI: 10.1021/acsnano.1c03465.</w:t>
      </w:r>
      <w:bookmarkEnd w:id="34"/>
    </w:p>
    <w:p w14:paraId="73324496" w14:textId="77777777" w:rsidR="009C3555" w:rsidRPr="009C3555" w:rsidRDefault="009C3555" w:rsidP="009C3555">
      <w:pPr>
        <w:pStyle w:val="EndNoteBibliography"/>
        <w:spacing w:after="240"/>
      </w:pPr>
      <w:bookmarkStart w:id="35" w:name="_ENREF_26"/>
      <w:r w:rsidRPr="009C3555">
        <w:lastRenderedPageBreak/>
        <w:t xml:space="preserve">(26) Wharton, J. A.; Ross, D. H.; Treacy, G. M.; Wilcox, G. D.; Baldwin, K. R. An EXAFS investigation of molybdate-based conversion coatings. </w:t>
      </w:r>
      <w:r w:rsidRPr="009C3555">
        <w:rPr>
          <w:i/>
        </w:rPr>
        <w:t xml:space="preserve">Journal of Applied Electrochemistry </w:t>
      </w:r>
      <w:r w:rsidRPr="009C3555">
        <w:rPr>
          <w:b/>
        </w:rPr>
        <w:t>2003</w:t>
      </w:r>
      <w:r w:rsidRPr="009C3555">
        <w:t xml:space="preserve">, </w:t>
      </w:r>
      <w:r w:rsidRPr="009C3555">
        <w:rPr>
          <w:i/>
        </w:rPr>
        <w:t>33</w:t>
      </w:r>
      <w:r w:rsidRPr="009C3555">
        <w:t xml:space="preserve"> (7), 553-561. DOI: 10.1023/A:1024911119051.</w:t>
      </w:r>
      <w:bookmarkEnd w:id="35"/>
    </w:p>
    <w:p w14:paraId="707BBD0E" w14:textId="77777777" w:rsidR="009C3555" w:rsidRPr="009C3555" w:rsidRDefault="009C3555" w:rsidP="009C3555">
      <w:pPr>
        <w:pStyle w:val="EndNoteBibliography"/>
        <w:spacing w:after="240"/>
      </w:pPr>
      <w:bookmarkStart w:id="36" w:name="_ENREF_27"/>
      <w:r w:rsidRPr="009C3555">
        <w:t xml:space="preserve">(27) Savinelli, R. O.; Scott, S. L. Wavelet transform EXAFS analysis of mono- and dimolybdate model compounds and a Mo/HZSM-5 dehydroaromatization catalyst. </w:t>
      </w:r>
      <w:r w:rsidRPr="009C3555">
        <w:rPr>
          <w:i/>
        </w:rPr>
        <w:t xml:space="preserve">Physical Chemistry Chemical Physics </w:t>
      </w:r>
      <w:r w:rsidRPr="009C3555">
        <w:rPr>
          <w:b/>
        </w:rPr>
        <w:t>2010</w:t>
      </w:r>
      <w:r w:rsidRPr="009C3555">
        <w:t xml:space="preserve">, </w:t>
      </w:r>
      <w:r w:rsidRPr="009C3555">
        <w:rPr>
          <w:i/>
        </w:rPr>
        <w:t>12</w:t>
      </w:r>
      <w:r w:rsidRPr="009C3555">
        <w:t xml:space="preserve"> (21), 5660-5667, 10.1039/B926474D. DOI: 10.1039/B926474D.</w:t>
      </w:r>
      <w:bookmarkEnd w:id="36"/>
    </w:p>
    <w:p w14:paraId="68FE7C9F" w14:textId="77777777" w:rsidR="009C3555" w:rsidRPr="009C3555" w:rsidRDefault="009C3555" w:rsidP="009C3555">
      <w:pPr>
        <w:pStyle w:val="EndNoteBibliography"/>
        <w:spacing w:after="240"/>
      </w:pPr>
      <w:bookmarkStart w:id="37" w:name="_ENREF_28"/>
      <w:r w:rsidRPr="009C3555">
        <w:t xml:space="preserve">(28) Fujimoto, A.; Yamada, Y.; Koinuma, M.; Sato, S. Origins of sp3C peaks in C1s X-ray Photoelectron Spectra of Carbon Materials. </w:t>
      </w:r>
      <w:r w:rsidRPr="009C3555">
        <w:rPr>
          <w:i/>
        </w:rPr>
        <w:t xml:space="preserve">Analytical Chemistry </w:t>
      </w:r>
      <w:r w:rsidRPr="009C3555">
        <w:rPr>
          <w:b/>
        </w:rPr>
        <w:t>2016</w:t>
      </w:r>
      <w:r w:rsidRPr="009C3555">
        <w:t xml:space="preserve">, </w:t>
      </w:r>
      <w:r w:rsidRPr="009C3555">
        <w:rPr>
          <w:i/>
        </w:rPr>
        <w:t>88</w:t>
      </w:r>
      <w:r w:rsidRPr="009C3555">
        <w:t xml:space="preserve"> (12), 6110-6114. DOI: 10.1021/acs.analchem.6b01327.</w:t>
      </w:r>
      <w:bookmarkEnd w:id="37"/>
    </w:p>
    <w:p w14:paraId="162614AC" w14:textId="77777777" w:rsidR="009C3555" w:rsidRPr="009C3555" w:rsidRDefault="009C3555" w:rsidP="009C3555">
      <w:pPr>
        <w:pStyle w:val="EndNoteBibliography"/>
        <w:spacing w:after="240"/>
      </w:pPr>
      <w:bookmarkStart w:id="38" w:name="_ENREF_29"/>
      <w:r w:rsidRPr="009C3555">
        <w:t xml:space="preserve">(29) Zhang, Q.; Li, X.; Ma, Q.; Zhang, Q.; Bai, H.; Yi, W.; Liu, J.; Han, J.; Xi, G. A metallic molybdenum dioxide with high stability for surface enhanced Raman spectroscopy. </w:t>
      </w:r>
      <w:r w:rsidRPr="009C3555">
        <w:rPr>
          <w:i/>
        </w:rPr>
        <w:t xml:space="preserve">Nature Communications </w:t>
      </w:r>
      <w:r w:rsidRPr="009C3555">
        <w:rPr>
          <w:b/>
        </w:rPr>
        <w:t>2017</w:t>
      </w:r>
      <w:r w:rsidRPr="009C3555">
        <w:t xml:space="preserve">, </w:t>
      </w:r>
      <w:r w:rsidRPr="009C3555">
        <w:rPr>
          <w:i/>
        </w:rPr>
        <w:t>8</w:t>
      </w:r>
      <w:r w:rsidRPr="009C3555">
        <w:t xml:space="preserve"> (1), 14903. DOI: 10.1038/ncomms14903.</w:t>
      </w:r>
      <w:bookmarkEnd w:id="38"/>
    </w:p>
    <w:p w14:paraId="0193F75D" w14:textId="77777777" w:rsidR="009C3555" w:rsidRPr="009C3555" w:rsidRDefault="009C3555" w:rsidP="009C3555">
      <w:pPr>
        <w:pStyle w:val="EndNoteBibliography"/>
        <w:spacing w:after="240"/>
      </w:pPr>
      <w:bookmarkStart w:id="39" w:name="_ENREF_30"/>
      <w:r w:rsidRPr="009C3555">
        <w:t xml:space="preserve">(30) Choi, J.; Suryanto, B. H. R.; Wang, D.; Du, H.-L.; Hodgetts, R. Y.; Ferrero Vallana, F. M.; MacFarlane, D. R.; Simonov, A. N. Identification and elimination of false positives in electrochemical nitrogen reduction studies. </w:t>
      </w:r>
      <w:r w:rsidRPr="009C3555">
        <w:rPr>
          <w:i/>
        </w:rPr>
        <w:t xml:space="preserve">Nature Communications </w:t>
      </w:r>
      <w:r w:rsidRPr="009C3555">
        <w:rPr>
          <w:b/>
        </w:rPr>
        <w:t>2020</w:t>
      </w:r>
      <w:r w:rsidRPr="009C3555">
        <w:t xml:space="preserve">, </w:t>
      </w:r>
      <w:r w:rsidRPr="009C3555">
        <w:rPr>
          <w:i/>
        </w:rPr>
        <w:t>11</w:t>
      </w:r>
      <w:r w:rsidRPr="009C3555">
        <w:t xml:space="preserve"> (1), 5546. DOI: 10.1038/s41467-020-19130-z.</w:t>
      </w:r>
      <w:bookmarkEnd w:id="39"/>
    </w:p>
    <w:p w14:paraId="27C7A494" w14:textId="77777777" w:rsidR="009C3555" w:rsidRPr="009C3555" w:rsidRDefault="009C3555" w:rsidP="009C3555">
      <w:pPr>
        <w:pStyle w:val="EndNoteBibliography"/>
        <w:spacing w:after="240"/>
      </w:pPr>
      <w:bookmarkStart w:id="40" w:name="_ENREF_31"/>
      <w:r w:rsidRPr="009C3555">
        <w:t xml:space="preserve">(31) Yao, Y.; Zhu, S.; Wang, H.; Li, H.; Shao, M. A Spectroscopic Study on the Nitrogen Electrochemical Reduction Reaction on Gold and Platinum Surfaces. </w:t>
      </w:r>
      <w:r w:rsidRPr="009C3555">
        <w:rPr>
          <w:i/>
        </w:rPr>
        <w:t xml:space="preserve">Journal of the American Chemical Society </w:t>
      </w:r>
      <w:r w:rsidRPr="009C3555">
        <w:rPr>
          <w:b/>
        </w:rPr>
        <w:t>2018</w:t>
      </w:r>
      <w:r w:rsidRPr="009C3555">
        <w:t xml:space="preserve">, </w:t>
      </w:r>
      <w:r w:rsidRPr="009C3555">
        <w:rPr>
          <w:i/>
        </w:rPr>
        <w:t>140</w:t>
      </w:r>
      <w:r w:rsidRPr="009C3555">
        <w:t xml:space="preserve"> (4), 1496-1501. DOI: 10.1021/jacs.7b12101.</w:t>
      </w:r>
      <w:bookmarkEnd w:id="40"/>
    </w:p>
    <w:p w14:paraId="48A85D36" w14:textId="77777777" w:rsidR="009C3555" w:rsidRPr="009C3555" w:rsidRDefault="009C3555" w:rsidP="009C3555">
      <w:pPr>
        <w:pStyle w:val="EndNoteBibliography"/>
        <w:spacing w:after="240"/>
      </w:pPr>
      <w:bookmarkStart w:id="41" w:name="_ENREF_32"/>
      <w:r w:rsidRPr="009C3555">
        <w:t xml:space="preserve">(32) Li, P.; Zhou, Z.; Wang, Q.; Guo, M.; Chen, S.; Low, J.; Long, R.; Liu, W.; Ding, P.; Wu, Y.; Xiong, Y. Visible-Light-Driven Nitrogen Fixation Catalyzed by Bi5O7Br Nanostructures: Enhanced Performance by Oxygen Vacancies. </w:t>
      </w:r>
      <w:r w:rsidRPr="009C3555">
        <w:rPr>
          <w:i/>
        </w:rPr>
        <w:t xml:space="preserve">Journal of the American Chemical Society </w:t>
      </w:r>
      <w:r w:rsidRPr="009C3555">
        <w:rPr>
          <w:b/>
        </w:rPr>
        <w:t>2020</w:t>
      </w:r>
      <w:r w:rsidRPr="009C3555">
        <w:t xml:space="preserve">, </w:t>
      </w:r>
      <w:r w:rsidRPr="009C3555">
        <w:rPr>
          <w:i/>
        </w:rPr>
        <w:t>142</w:t>
      </w:r>
      <w:r w:rsidRPr="009C3555">
        <w:t xml:space="preserve"> (28), 12430-12439. DOI: 10.1021/jacs.0c05097.</w:t>
      </w:r>
      <w:bookmarkEnd w:id="41"/>
    </w:p>
    <w:p w14:paraId="623638FE" w14:textId="77777777" w:rsidR="009C3555" w:rsidRPr="009C3555" w:rsidRDefault="009C3555" w:rsidP="009C3555">
      <w:pPr>
        <w:pStyle w:val="EndNoteBibliography"/>
        <w:spacing w:after="240"/>
      </w:pPr>
      <w:bookmarkStart w:id="42" w:name="_ENREF_33"/>
      <w:r w:rsidRPr="009C3555">
        <w:t xml:space="preserve">(33) Wilder, L. M.; Balogun, K.; Klein, W. E.; Chumble, P.; Young, J. L. Nitrogen Reduction Testing with Real-Time 15NH3 Yield Quantification Using Orbital Multiturn Time-of-Flight Mass Spectrometry. </w:t>
      </w:r>
      <w:r w:rsidRPr="009C3555">
        <w:rPr>
          <w:i/>
        </w:rPr>
        <w:t xml:space="preserve">ACS Energy Letters </w:t>
      </w:r>
      <w:r w:rsidRPr="009C3555">
        <w:rPr>
          <w:b/>
        </w:rPr>
        <w:t>2024</w:t>
      </w:r>
      <w:r w:rsidRPr="009C3555">
        <w:t xml:space="preserve">, </w:t>
      </w:r>
      <w:r w:rsidRPr="009C3555">
        <w:rPr>
          <w:i/>
        </w:rPr>
        <w:t>9</w:t>
      </w:r>
      <w:r w:rsidRPr="009C3555">
        <w:t xml:space="preserve"> (12), 5780-5786. DOI: 10.1021/acsenergylett.4c02961.</w:t>
      </w:r>
      <w:bookmarkEnd w:id="42"/>
    </w:p>
    <w:p w14:paraId="0E92234A" w14:textId="77777777" w:rsidR="009C3555" w:rsidRPr="009C3555" w:rsidRDefault="009C3555" w:rsidP="009C3555">
      <w:pPr>
        <w:pStyle w:val="EndNoteBibliography"/>
        <w:spacing w:after="240"/>
      </w:pPr>
      <w:bookmarkStart w:id="43" w:name="_ENREF_34"/>
      <w:r w:rsidRPr="009C3555">
        <w:t xml:space="preserve">(34) Wang, X.; Peng, X.; Chen, W.; Liu, G.; Zheng, A.; Zheng, L.; Ni, J.; Au, C.-t.; Jiang, L. Insight into dynamic and steady-state active sites for nitrogen activation to ammonia by cobalt-based catalyst. </w:t>
      </w:r>
      <w:r w:rsidRPr="009C3555">
        <w:rPr>
          <w:i/>
        </w:rPr>
        <w:t xml:space="preserve">Nature Communications </w:t>
      </w:r>
      <w:r w:rsidRPr="009C3555">
        <w:rPr>
          <w:b/>
        </w:rPr>
        <w:t>2020</w:t>
      </w:r>
      <w:r w:rsidRPr="009C3555">
        <w:t xml:space="preserve">, </w:t>
      </w:r>
      <w:r w:rsidRPr="009C3555">
        <w:rPr>
          <w:i/>
        </w:rPr>
        <w:t>11</w:t>
      </w:r>
      <w:r w:rsidRPr="009C3555">
        <w:t xml:space="preserve"> (1), 653. DOI: 10.1038/s41467-020-14287-z.</w:t>
      </w:r>
      <w:bookmarkEnd w:id="43"/>
    </w:p>
    <w:p w14:paraId="04804446" w14:textId="0679A28B" w:rsidR="009C3555" w:rsidRPr="009C3555" w:rsidRDefault="009C3555" w:rsidP="009C3555">
      <w:pPr>
        <w:pStyle w:val="EndNoteBibliography"/>
        <w:spacing w:after="240"/>
      </w:pPr>
      <w:bookmarkStart w:id="44" w:name="_ENREF_35"/>
      <w:r w:rsidRPr="009C3555">
        <w:t xml:space="preserve">(35) Kong, Y.; Liu, M.; Hu, H.; Hou, Y.; Vesztergom, S.; Gálvez-Vázquez, M. d. J.; Zelocualtecatl Montiel, I.; Kolivoška, V.; Broekmann, P. Cracks as Efficient Tools to Mitigate Flooding in Gas Diffusion Electrodes Used for the Electrochemical Reduction of Carbon Dioxide. </w:t>
      </w:r>
      <w:r w:rsidRPr="009C3555">
        <w:rPr>
          <w:i/>
        </w:rPr>
        <w:t xml:space="preserve">Small Methods </w:t>
      </w:r>
      <w:r w:rsidRPr="009C3555">
        <w:rPr>
          <w:b/>
        </w:rPr>
        <w:t>2022</w:t>
      </w:r>
      <w:r w:rsidRPr="009C3555">
        <w:t xml:space="preserve">, </w:t>
      </w:r>
      <w:r w:rsidRPr="009C3555">
        <w:rPr>
          <w:i/>
        </w:rPr>
        <w:t>6</w:t>
      </w:r>
      <w:r w:rsidRPr="009C3555">
        <w:t xml:space="preserve"> (9), 2200369. DOI: </w:t>
      </w:r>
      <w:hyperlink r:id="rId20" w:history="1">
        <w:r w:rsidRPr="009C3555">
          <w:rPr>
            <w:rStyle w:val="Hyperlink"/>
          </w:rPr>
          <w:t>https://doi.org/10.1002/smtd.202200369</w:t>
        </w:r>
      </w:hyperlink>
      <w:r w:rsidRPr="009C3555">
        <w:t>.</w:t>
      </w:r>
      <w:bookmarkEnd w:id="44"/>
    </w:p>
    <w:p w14:paraId="2ABE4856" w14:textId="7948AD0C" w:rsidR="009C3555" w:rsidRPr="009C3555" w:rsidRDefault="009C3555" w:rsidP="009C3555">
      <w:pPr>
        <w:pStyle w:val="EndNoteBibliography"/>
        <w:spacing w:after="240"/>
      </w:pPr>
      <w:bookmarkStart w:id="45" w:name="_ENREF_36"/>
      <w:r w:rsidRPr="009C3555">
        <w:t xml:space="preserve">(36) Kong, Y.; Hu, H.; Liu, M.; Hou, Y.; Kolivoška, V.; Vesztergom, S.; Broekmann, P. Visualisation and quantification of flooding phenomena in gas diffusion electrodes used for electrochemical CO2 reduction: A combined EDX/ICP–MS approach. </w:t>
      </w:r>
      <w:r w:rsidRPr="009C3555">
        <w:rPr>
          <w:i/>
        </w:rPr>
        <w:t xml:space="preserve">Journal of Catalysis </w:t>
      </w:r>
      <w:r w:rsidRPr="009C3555">
        <w:rPr>
          <w:b/>
        </w:rPr>
        <w:t>2022</w:t>
      </w:r>
      <w:r w:rsidRPr="009C3555">
        <w:t xml:space="preserve">, </w:t>
      </w:r>
      <w:r w:rsidRPr="009C3555">
        <w:rPr>
          <w:i/>
        </w:rPr>
        <w:t>408</w:t>
      </w:r>
      <w:r w:rsidRPr="009C3555">
        <w:t xml:space="preserve">, 1-8. DOI: </w:t>
      </w:r>
      <w:hyperlink r:id="rId21" w:history="1">
        <w:r w:rsidRPr="009C3555">
          <w:rPr>
            <w:rStyle w:val="Hyperlink"/>
          </w:rPr>
          <w:t>https://doi.org/10.1016/j.jcat.2022.02.014</w:t>
        </w:r>
      </w:hyperlink>
      <w:r w:rsidRPr="009C3555">
        <w:t>.</w:t>
      </w:r>
      <w:bookmarkEnd w:id="45"/>
    </w:p>
    <w:p w14:paraId="0B5AC18B" w14:textId="77777777" w:rsidR="009C3555" w:rsidRPr="009C3555" w:rsidRDefault="009C3555" w:rsidP="009C3555">
      <w:pPr>
        <w:pStyle w:val="EndNoteBibliography"/>
        <w:spacing w:after="240"/>
      </w:pPr>
      <w:bookmarkStart w:id="46" w:name="_ENREF_37"/>
      <w:r w:rsidRPr="009C3555">
        <w:lastRenderedPageBreak/>
        <w:t xml:space="preserve">(37) Saha, D.; Patel, V.; Selvaganapathy, P. R.; Kruse, P. Facile fabrication of conductive MoS2 thin films by sonication in hot water and evaluation of their electrocatalytic performance in the hydrogen evolution reaction. </w:t>
      </w:r>
      <w:r w:rsidRPr="009C3555">
        <w:rPr>
          <w:i/>
        </w:rPr>
        <w:t xml:space="preserve">Nanoscale Advances </w:t>
      </w:r>
      <w:r w:rsidRPr="009C3555">
        <w:rPr>
          <w:b/>
        </w:rPr>
        <w:t>2022</w:t>
      </w:r>
      <w:r w:rsidRPr="009C3555">
        <w:t xml:space="preserve">, </w:t>
      </w:r>
      <w:r w:rsidRPr="009C3555">
        <w:rPr>
          <w:i/>
        </w:rPr>
        <w:t>4</w:t>
      </w:r>
      <w:r w:rsidRPr="009C3555">
        <w:t xml:space="preserve"> (1), 125-137, 10.1039/D1NA00456E. DOI: 10.1039/D1NA00456E.</w:t>
      </w:r>
      <w:bookmarkEnd w:id="46"/>
    </w:p>
    <w:p w14:paraId="55265344" w14:textId="77777777" w:rsidR="009C3555" w:rsidRPr="009C3555" w:rsidRDefault="009C3555" w:rsidP="009C3555">
      <w:pPr>
        <w:pStyle w:val="EndNoteBibliography"/>
        <w:spacing w:after="240"/>
      </w:pPr>
      <w:bookmarkStart w:id="47" w:name="_ENREF_38"/>
      <w:r w:rsidRPr="009C3555">
        <w:t>(38) Chen, T.; Guestrin, C. XGBoost: A Scalable Tree Boosting System. In Proceedings of the 22nd ACM SIGKDD International Conference on Knowledge Discovery and Data Mining, San Francisco, California, USA; 2016.</w:t>
      </w:r>
      <w:bookmarkEnd w:id="47"/>
    </w:p>
    <w:p w14:paraId="756B0459" w14:textId="77777777" w:rsidR="009C3555" w:rsidRPr="009C3555" w:rsidRDefault="009C3555" w:rsidP="009C3555">
      <w:pPr>
        <w:pStyle w:val="EndNoteBibliography"/>
      </w:pPr>
      <w:bookmarkStart w:id="48" w:name="_ENREF_39"/>
      <w:r w:rsidRPr="009C3555">
        <w:t>(39) Lundberg, S. M.; Lee, S.-I. A unified approach to interpreting model predictions. In Proceedings of the 31st International Conference on Neural Information Processing Systems, Long Beach, California, USA; 2017.</w:t>
      </w:r>
      <w:bookmarkEnd w:id="48"/>
    </w:p>
    <w:p w14:paraId="6B107011" w14:textId="3A554CAB" w:rsidR="008521D5" w:rsidRDefault="008521D5" w:rsidP="00226B99">
      <w:pPr>
        <w:spacing w:line="360" w:lineRule="auto"/>
      </w:pPr>
      <w:r w:rsidRPr="00927346">
        <w:rPr>
          <w:rFonts w:ascii="Times New Roman" w:hAnsi="Times New Roman" w:cs="Times New Roman"/>
        </w:rPr>
        <w:fldChar w:fldCharType="end"/>
      </w:r>
    </w:p>
    <w:sectPr w:rsidR="008521D5">
      <w:footerReference w:type="even"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94FE" w14:textId="77777777" w:rsidR="006750E9" w:rsidRDefault="006750E9" w:rsidP="008521D5">
      <w:r>
        <w:separator/>
      </w:r>
    </w:p>
  </w:endnote>
  <w:endnote w:type="continuationSeparator" w:id="0">
    <w:p w14:paraId="4C175E15" w14:textId="77777777" w:rsidR="006750E9" w:rsidRDefault="006750E9" w:rsidP="00852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dvGulliv-R">
    <w:altName w:val="黑体"/>
    <w:panose1 w:val="020B0604020202020204"/>
    <w:charset w:val="86"/>
    <w:family w:val="auto"/>
    <w:notTrueType/>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044697"/>
      <w:docPartObj>
        <w:docPartGallery w:val="Page Numbers (Bottom of Page)"/>
        <w:docPartUnique/>
      </w:docPartObj>
    </w:sdtPr>
    <w:sdtContent>
      <w:p w14:paraId="7836DA49" w14:textId="09557B2F" w:rsidR="003660FA" w:rsidRDefault="003660FA" w:rsidP="009B6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CDE0D3" w14:textId="77777777" w:rsidR="003660FA" w:rsidRDefault="003660FA" w:rsidP="003660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030814"/>
      <w:docPartObj>
        <w:docPartGallery w:val="Page Numbers (Bottom of Page)"/>
        <w:docPartUnique/>
      </w:docPartObj>
    </w:sdtPr>
    <w:sdtEndPr>
      <w:rPr>
        <w:rFonts w:ascii="Times New Roman" w:hAnsi="Times New Roman" w:cs="Times New Roman"/>
        <w:noProof/>
        <w:sz w:val="22"/>
        <w:szCs w:val="22"/>
      </w:rPr>
    </w:sdtEndPr>
    <w:sdtContent>
      <w:p w14:paraId="3B65F381" w14:textId="75702888" w:rsidR="00036C4A" w:rsidRPr="00036C4A" w:rsidRDefault="00036C4A">
        <w:pPr>
          <w:pStyle w:val="Footer"/>
          <w:jc w:val="center"/>
          <w:rPr>
            <w:rFonts w:ascii="Times New Roman" w:hAnsi="Times New Roman" w:cs="Times New Roman"/>
            <w:sz w:val="22"/>
            <w:szCs w:val="22"/>
          </w:rPr>
        </w:pPr>
        <w:r w:rsidRPr="00036C4A">
          <w:rPr>
            <w:rFonts w:ascii="Times New Roman" w:hAnsi="Times New Roman" w:cs="Times New Roman"/>
            <w:sz w:val="22"/>
            <w:szCs w:val="22"/>
          </w:rPr>
          <w:fldChar w:fldCharType="begin"/>
        </w:r>
        <w:r w:rsidRPr="00036C4A">
          <w:rPr>
            <w:rFonts w:ascii="Times New Roman" w:hAnsi="Times New Roman" w:cs="Times New Roman"/>
            <w:sz w:val="22"/>
            <w:szCs w:val="22"/>
          </w:rPr>
          <w:instrText xml:space="preserve"> PAGE   \* MERGEFORMAT </w:instrText>
        </w:r>
        <w:r w:rsidRPr="00036C4A">
          <w:rPr>
            <w:rFonts w:ascii="Times New Roman" w:hAnsi="Times New Roman" w:cs="Times New Roman"/>
            <w:sz w:val="22"/>
            <w:szCs w:val="22"/>
          </w:rPr>
          <w:fldChar w:fldCharType="separate"/>
        </w:r>
        <w:r w:rsidRPr="00036C4A">
          <w:rPr>
            <w:rFonts w:ascii="Times New Roman" w:hAnsi="Times New Roman" w:cs="Times New Roman"/>
            <w:noProof/>
            <w:sz w:val="22"/>
            <w:szCs w:val="22"/>
          </w:rPr>
          <w:t>2</w:t>
        </w:r>
        <w:r w:rsidRPr="00036C4A">
          <w:rPr>
            <w:rFonts w:ascii="Times New Roman" w:hAnsi="Times New Roman" w:cs="Times New Roman"/>
            <w:noProof/>
            <w:sz w:val="22"/>
            <w:szCs w:val="22"/>
          </w:rPr>
          <w:fldChar w:fldCharType="end"/>
        </w:r>
      </w:p>
    </w:sdtContent>
  </w:sdt>
  <w:p w14:paraId="67C8E075" w14:textId="77777777" w:rsidR="003660FA" w:rsidRDefault="003660FA" w:rsidP="003660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865E1" w14:textId="77777777" w:rsidR="006750E9" w:rsidRDefault="006750E9" w:rsidP="008521D5">
      <w:r>
        <w:separator/>
      </w:r>
    </w:p>
  </w:footnote>
  <w:footnote w:type="continuationSeparator" w:id="0">
    <w:p w14:paraId="0321DA4A" w14:textId="77777777" w:rsidR="006750E9" w:rsidRDefault="006750E9" w:rsidP="00852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E46"/>
    <w:multiLevelType w:val="hybridMultilevel"/>
    <w:tmpl w:val="E256A248"/>
    <w:lvl w:ilvl="0" w:tplc="1406A2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B71E74"/>
    <w:multiLevelType w:val="multilevel"/>
    <w:tmpl w:val="91CCC078"/>
    <w:lvl w:ilvl="0">
      <w:start w:val="1"/>
      <w:numFmt w:val="decimal"/>
      <w:lvlText w:val="%1."/>
      <w:lvlJc w:val="left"/>
      <w:pPr>
        <w:ind w:left="360" w:hanging="360"/>
      </w:pPr>
      <w:rPr>
        <w:rFonts w:hint="default"/>
        <w:b/>
        <w:i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56057F2"/>
    <w:multiLevelType w:val="multilevel"/>
    <w:tmpl w:val="49C44506"/>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F274723"/>
    <w:multiLevelType w:val="hybridMultilevel"/>
    <w:tmpl w:val="819CCB22"/>
    <w:lvl w:ilvl="0" w:tplc="4CFE10B4">
      <w:start w:val="1"/>
      <w:numFmt w:val="bullet"/>
      <w:lvlText w:val=""/>
      <w:lvlJc w:val="left"/>
      <w:pPr>
        <w:ind w:left="1440" w:hanging="360"/>
      </w:pPr>
      <w:rPr>
        <w:rFonts w:ascii="Symbol" w:hAnsi="Symbol"/>
      </w:rPr>
    </w:lvl>
    <w:lvl w:ilvl="1" w:tplc="0CFA282A">
      <w:start w:val="1"/>
      <w:numFmt w:val="bullet"/>
      <w:lvlText w:val=""/>
      <w:lvlJc w:val="left"/>
      <w:pPr>
        <w:ind w:left="1440" w:hanging="360"/>
      </w:pPr>
      <w:rPr>
        <w:rFonts w:ascii="Symbol" w:hAnsi="Symbol"/>
      </w:rPr>
    </w:lvl>
    <w:lvl w:ilvl="2" w:tplc="405EE22C">
      <w:start w:val="1"/>
      <w:numFmt w:val="bullet"/>
      <w:lvlText w:val=""/>
      <w:lvlJc w:val="left"/>
      <w:pPr>
        <w:ind w:left="1440" w:hanging="360"/>
      </w:pPr>
      <w:rPr>
        <w:rFonts w:ascii="Symbol" w:hAnsi="Symbol"/>
      </w:rPr>
    </w:lvl>
    <w:lvl w:ilvl="3" w:tplc="60AC3518">
      <w:start w:val="1"/>
      <w:numFmt w:val="bullet"/>
      <w:lvlText w:val=""/>
      <w:lvlJc w:val="left"/>
      <w:pPr>
        <w:ind w:left="1440" w:hanging="360"/>
      </w:pPr>
      <w:rPr>
        <w:rFonts w:ascii="Symbol" w:hAnsi="Symbol"/>
      </w:rPr>
    </w:lvl>
    <w:lvl w:ilvl="4" w:tplc="23B2DC1A">
      <w:start w:val="1"/>
      <w:numFmt w:val="bullet"/>
      <w:lvlText w:val=""/>
      <w:lvlJc w:val="left"/>
      <w:pPr>
        <w:ind w:left="1440" w:hanging="360"/>
      </w:pPr>
      <w:rPr>
        <w:rFonts w:ascii="Symbol" w:hAnsi="Symbol"/>
      </w:rPr>
    </w:lvl>
    <w:lvl w:ilvl="5" w:tplc="6C4E7C30">
      <w:start w:val="1"/>
      <w:numFmt w:val="bullet"/>
      <w:lvlText w:val=""/>
      <w:lvlJc w:val="left"/>
      <w:pPr>
        <w:ind w:left="1440" w:hanging="360"/>
      </w:pPr>
      <w:rPr>
        <w:rFonts w:ascii="Symbol" w:hAnsi="Symbol"/>
      </w:rPr>
    </w:lvl>
    <w:lvl w:ilvl="6" w:tplc="D7D21F86">
      <w:start w:val="1"/>
      <w:numFmt w:val="bullet"/>
      <w:lvlText w:val=""/>
      <w:lvlJc w:val="left"/>
      <w:pPr>
        <w:ind w:left="1440" w:hanging="360"/>
      </w:pPr>
      <w:rPr>
        <w:rFonts w:ascii="Symbol" w:hAnsi="Symbol"/>
      </w:rPr>
    </w:lvl>
    <w:lvl w:ilvl="7" w:tplc="AE547830">
      <w:start w:val="1"/>
      <w:numFmt w:val="bullet"/>
      <w:lvlText w:val=""/>
      <w:lvlJc w:val="left"/>
      <w:pPr>
        <w:ind w:left="1440" w:hanging="360"/>
      </w:pPr>
      <w:rPr>
        <w:rFonts w:ascii="Symbol" w:hAnsi="Symbol"/>
      </w:rPr>
    </w:lvl>
    <w:lvl w:ilvl="8" w:tplc="36E437A2">
      <w:start w:val="1"/>
      <w:numFmt w:val="bullet"/>
      <w:lvlText w:val=""/>
      <w:lvlJc w:val="left"/>
      <w:pPr>
        <w:ind w:left="1440" w:hanging="360"/>
      </w:pPr>
      <w:rPr>
        <w:rFonts w:ascii="Symbol" w:hAnsi="Symbol"/>
      </w:rPr>
    </w:lvl>
  </w:abstractNum>
  <w:abstractNum w:abstractNumId="4" w15:restartNumberingAfterBreak="0">
    <w:nsid w:val="7A416371"/>
    <w:multiLevelType w:val="hybridMultilevel"/>
    <w:tmpl w:val="F1EA4EE6"/>
    <w:lvl w:ilvl="0" w:tplc="1EDEAF70">
      <w:start w:val="1"/>
      <w:numFmt w:val="lowerRoman"/>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880287175">
    <w:abstractNumId w:val="0"/>
  </w:num>
  <w:num w:numId="2" w16cid:durableId="617033550">
    <w:abstractNumId w:val="4"/>
  </w:num>
  <w:num w:numId="3" w16cid:durableId="2118870662">
    <w:abstractNumId w:val="3"/>
  </w:num>
  <w:num w:numId="4" w16cid:durableId="575819150">
    <w:abstractNumId w:val="1"/>
  </w:num>
  <w:num w:numId="5" w16cid:durableId="1114321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pankar Saha">
    <w15:presenceInfo w15:providerId="AD" w15:userId="S::dsaha@umass.edu::13cfe944-3382-41de-9697-e8b7bf8d5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Chem Societ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z9aepatvp9tpeespexxe023wesz5drezds9&quot;&gt;1&lt;record-ids&gt;&lt;item&gt;1&lt;/item&gt;&lt;item&gt;2&lt;/item&gt;&lt;/record-ids&gt;&lt;/item&gt;&lt;/Libraries&gt;"/>
    <w:docVar w:name="EN.UseJSCitationFormat" w:val="False"/>
  </w:docVars>
  <w:rsids>
    <w:rsidRoot w:val="00BF7B51"/>
    <w:rsid w:val="00004635"/>
    <w:rsid w:val="00004E35"/>
    <w:rsid w:val="00007646"/>
    <w:rsid w:val="000145BE"/>
    <w:rsid w:val="00022672"/>
    <w:rsid w:val="00026230"/>
    <w:rsid w:val="00031C98"/>
    <w:rsid w:val="00031DBB"/>
    <w:rsid w:val="00032E0A"/>
    <w:rsid w:val="000331E1"/>
    <w:rsid w:val="00033791"/>
    <w:rsid w:val="00035FBD"/>
    <w:rsid w:val="000361C8"/>
    <w:rsid w:val="00036C4A"/>
    <w:rsid w:val="00036DB7"/>
    <w:rsid w:val="00037977"/>
    <w:rsid w:val="00041AFC"/>
    <w:rsid w:val="00044AFF"/>
    <w:rsid w:val="00050BEB"/>
    <w:rsid w:val="0005299E"/>
    <w:rsid w:val="00054917"/>
    <w:rsid w:val="00057D88"/>
    <w:rsid w:val="00063947"/>
    <w:rsid w:val="00064A89"/>
    <w:rsid w:val="0006507A"/>
    <w:rsid w:val="00065DEF"/>
    <w:rsid w:val="00073CA9"/>
    <w:rsid w:val="00075C2F"/>
    <w:rsid w:val="00076365"/>
    <w:rsid w:val="000779BF"/>
    <w:rsid w:val="000847B7"/>
    <w:rsid w:val="00084A7D"/>
    <w:rsid w:val="00085BA0"/>
    <w:rsid w:val="00086A68"/>
    <w:rsid w:val="00087198"/>
    <w:rsid w:val="00087694"/>
    <w:rsid w:val="00087B40"/>
    <w:rsid w:val="000909EB"/>
    <w:rsid w:val="00091398"/>
    <w:rsid w:val="00093F47"/>
    <w:rsid w:val="000954AE"/>
    <w:rsid w:val="000A12C3"/>
    <w:rsid w:val="000A196C"/>
    <w:rsid w:val="000A2079"/>
    <w:rsid w:val="000A4308"/>
    <w:rsid w:val="000A46C9"/>
    <w:rsid w:val="000A49B8"/>
    <w:rsid w:val="000B1FCB"/>
    <w:rsid w:val="000B42BD"/>
    <w:rsid w:val="000B62A9"/>
    <w:rsid w:val="000C10B5"/>
    <w:rsid w:val="000C2A8A"/>
    <w:rsid w:val="000C2B8B"/>
    <w:rsid w:val="000C416B"/>
    <w:rsid w:val="000C761B"/>
    <w:rsid w:val="000C7676"/>
    <w:rsid w:val="000C76CD"/>
    <w:rsid w:val="000D0BA6"/>
    <w:rsid w:val="000D190C"/>
    <w:rsid w:val="000D2643"/>
    <w:rsid w:val="000D271D"/>
    <w:rsid w:val="000D5C31"/>
    <w:rsid w:val="000E06DA"/>
    <w:rsid w:val="000E210A"/>
    <w:rsid w:val="000E5B66"/>
    <w:rsid w:val="000F16F2"/>
    <w:rsid w:val="000F36F9"/>
    <w:rsid w:val="000F6035"/>
    <w:rsid w:val="000F66DB"/>
    <w:rsid w:val="001021DB"/>
    <w:rsid w:val="0010351F"/>
    <w:rsid w:val="00104472"/>
    <w:rsid w:val="00104B10"/>
    <w:rsid w:val="00104B7E"/>
    <w:rsid w:val="00107C60"/>
    <w:rsid w:val="00111714"/>
    <w:rsid w:val="001164CA"/>
    <w:rsid w:val="0012019B"/>
    <w:rsid w:val="00121A92"/>
    <w:rsid w:val="00123203"/>
    <w:rsid w:val="001239DA"/>
    <w:rsid w:val="001248C4"/>
    <w:rsid w:val="001262DC"/>
    <w:rsid w:val="0012653E"/>
    <w:rsid w:val="00131BC1"/>
    <w:rsid w:val="001403CE"/>
    <w:rsid w:val="001463FB"/>
    <w:rsid w:val="001501F5"/>
    <w:rsid w:val="0015057E"/>
    <w:rsid w:val="0015315C"/>
    <w:rsid w:val="001569D6"/>
    <w:rsid w:val="00156DF3"/>
    <w:rsid w:val="00170A02"/>
    <w:rsid w:val="00177439"/>
    <w:rsid w:val="00180E37"/>
    <w:rsid w:val="00181A6F"/>
    <w:rsid w:val="00187960"/>
    <w:rsid w:val="00194DDA"/>
    <w:rsid w:val="00195292"/>
    <w:rsid w:val="001A2CFB"/>
    <w:rsid w:val="001A5150"/>
    <w:rsid w:val="001A6587"/>
    <w:rsid w:val="001A6F1A"/>
    <w:rsid w:val="001A7590"/>
    <w:rsid w:val="001B1D85"/>
    <w:rsid w:val="001B3C7C"/>
    <w:rsid w:val="001B5BEF"/>
    <w:rsid w:val="001B641E"/>
    <w:rsid w:val="001B7331"/>
    <w:rsid w:val="001C5846"/>
    <w:rsid w:val="001C5B96"/>
    <w:rsid w:val="001C7D78"/>
    <w:rsid w:val="001D0AD7"/>
    <w:rsid w:val="001D1221"/>
    <w:rsid w:val="001D6DB9"/>
    <w:rsid w:val="001D77F6"/>
    <w:rsid w:val="001E01A7"/>
    <w:rsid w:val="001E35A4"/>
    <w:rsid w:val="001E707F"/>
    <w:rsid w:val="001E7666"/>
    <w:rsid w:val="001F0892"/>
    <w:rsid w:val="001F183D"/>
    <w:rsid w:val="001F3813"/>
    <w:rsid w:val="001F3B50"/>
    <w:rsid w:val="001F4349"/>
    <w:rsid w:val="001F6519"/>
    <w:rsid w:val="001F7B85"/>
    <w:rsid w:val="00202638"/>
    <w:rsid w:val="00204C49"/>
    <w:rsid w:val="00205263"/>
    <w:rsid w:val="0020659B"/>
    <w:rsid w:val="00211D9F"/>
    <w:rsid w:val="002121D3"/>
    <w:rsid w:val="00212AFC"/>
    <w:rsid w:val="002132C6"/>
    <w:rsid w:val="00214B67"/>
    <w:rsid w:val="00217E82"/>
    <w:rsid w:val="00217F78"/>
    <w:rsid w:val="00222ADF"/>
    <w:rsid w:val="0022352A"/>
    <w:rsid w:val="00223586"/>
    <w:rsid w:val="00224EC4"/>
    <w:rsid w:val="002258DA"/>
    <w:rsid w:val="00225EC8"/>
    <w:rsid w:val="00226B99"/>
    <w:rsid w:val="00226E69"/>
    <w:rsid w:val="0023035D"/>
    <w:rsid w:val="00232BB7"/>
    <w:rsid w:val="002341C6"/>
    <w:rsid w:val="002343F0"/>
    <w:rsid w:val="00235160"/>
    <w:rsid w:val="002353C6"/>
    <w:rsid w:val="00235A2E"/>
    <w:rsid w:val="00241278"/>
    <w:rsid w:val="00242F6C"/>
    <w:rsid w:val="00243BA1"/>
    <w:rsid w:val="00254F91"/>
    <w:rsid w:val="00264866"/>
    <w:rsid w:val="00264DC8"/>
    <w:rsid w:val="00264E5F"/>
    <w:rsid w:val="00275895"/>
    <w:rsid w:val="00277C6E"/>
    <w:rsid w:val="00277F95"/>
    <w:rsid w:val="00280C57"/>
    <w:rsid w:val="00285A92"/>
    <w:rsid w:val="00291B54"/>
    <w:rsid w:val="00294176"/>
    <w:rsid w:val="0029746C"/>
    <w:rsid w:val="002978CF"/>
    <w:rsid w:val="002A026A"/>
    <w:rsid w:val="002A16DF"/>
    <w:rsid w:val="002A2718"/>
    <w:rsid w:val="002A3AAD"/>
    <w:rsid w:val="002A5F81"/>
    <w:rsid w:val="002A662A"/>
    <w:rsid w:val="002A6D94"/>
    <w:rsid w:val="002A7341"/>
    <w:rsid w:val="002B53D5"/>
    <w:rsid w:val="002B72AF"/>
    <w:rsid w:val="002C133B"/>
    <w:rsid w:val="002C13A5"/>
    <w:rsid w:val="002C2CD6"/>
    <w:rsid w:val="002C325E"/>
    <w:rsid w:val="002C3C6D"/>
    <w:rsid w:val="002D21D7"/>
    <w:rsid w:val="002E0ADA"/>
    <w:rsid w:val="002E1C6B"/>
    <w:rsid w:val="002E2E86"/>
    <w:rsid w:val="002E318B"/>
    <w:rsid w:val="002E47A0"/>
    <w:rsid w:val="002E47D7"/>
    <w:rsid w:val="002E5932"/>
    <w:rsid w:val="002E724B"/>
    <w:rsid w:val="002F048C"/>
    <w:rsid w:val="002F12E5"/>
    <w:rsid w:val="002F2179"/>
    <w:rsid w:val="002F39FA"/>
    <w:rsid w:val="002F5032"/>
    <w:rsid w:val="002F5524"/>
    <w:rsid w:val="002F5642"/>
    <w:rsid w:val="002F5E47"/>
    <w:rsid w:val="002F707E"/>
    <w:rsid w:val="002F7325"/>
    <w:rsid w:val="002F73DB"/>
    <w:rsid w:val="003005F3"/>
    <w:rsid w:val="003022E8"/>
    <w:rsid w:val="0030310B"/>
    <w:rsid w:val="003032B7"/>
    <w:rsid w:val="00304E49"/>
    <w:rsid w:val="00306B10"/>
    <w:rsid w:val="003100F6"/>
    <w:rsid w:val="00311D86"/>
    <w:rsid w:val="00321ADA"/>
    <w:rsid w:val="00323CFC"/>
    <w:rsid w:val="00333DE8"/>
    <w:rsid w:val="00334983"/>
    <w:rsid w:val="00336BAF"/>
    <w:rsid w:val="0034164B"/>
    <w:rsid w:val="00341911"/>
    <w:rsid w:val="00351C23"/>
    <w:rsid w:val="00354BD1"/>
    <w:rsid w:val="003573CF"/>
    <w:rsid w:val="00360571"/>
    <w:rsid w:val="00360924"/>
    <w:rsid w:val="00362A2F"/>
    <w:rsid w:val="00363B63"/>
    <w:rsid w:val="00364666"/>
    <w:rsid w:val="00364BB4"/>
    <w:rsid w:val="00365270"/>
    <w:rsid w:val="0036587B"/>
    <w:rsid w:val="00365B2D"/>
    <w:rsid w:val="003660FA"/>
    <w:rsid w:val="003708E5"/>
    <w:rsid w:val="00372BAE"/>
    <w:rsid w:val="00372E5D"/>
    <w:rsid w:val="0037586A"/>
    <w:rsid w:val="00375A69"/>
    <w:rsid w:val="0037675C"/>
    <w:rsid w:val="0038289D"/>
    <w:rsid w:val="003838EA"/>
    <w:rsid w:val="00383A6A"/>
    <w:rsid w:val="003871DF"/>
    <w:rsid w:val="003904CB"/>
    <w:rsid w:val="00390ADC"/>
    <w:rsid w:val="00392820"/>
    <w:rsid w:val="00393EE0"/>
    <w:rsid w:val="003977B3"/>
    <w:rsid w:val="003A17F5"/>
    <w:rsid w:val="003B1130"/>
    <w:rsid w:val="003B2508"/>
    <w:rsid w:val="003D342B"/>
    <w:rsid w:val="003D4837"/>
    <w:rsid w:val="003D4BA6"/>
    <w:rsid w:val="003D6E32"/>
    <w:rsid w:val="003D7E05"/>
    <w:rsid w:val="003E3C1D"/>
    <w:rsid w:val="003E3E83"/>
    <w:rsid w:val="003E4697"/>
    <w:rsid w:val="003E59D0"/>
    <w:rsid w:val="003E5A5A"/>
    <w:rsid w:val="003F2EEB"/>
    <w:rsid w:val="003F35B6"/>
    <w:rsid w:val="003F5F8C"/>
    <w:rsid w:val="003F67AD"/>
    <w:rsid w:val="003F6E76"/>
    <w:rsid w:val="003F74E5"/>
    <w:rsid w:val="003F78DF"/>
    <w:rsid w:val="004010B6"/>
    <w:rsid w:val="00402321"/>
    <w:rsid w:val="004023B0"/>
    <w:rsid w:val="00402697"/>
    <w:rsid w:val="00403683"/>
    <w:rsid w:val="00407C90"/>
    <w:rsid w:val="00411277"/>
    <w:rsid w:val="00417814"/>
    <w:rsid w:val="00420A25"/>
    <w:rsid w:val="00426DB6"/>
    <w:rsid w:val="00427F4A"/>
    <w:rsid w:val="00427F82"/>
    <w:rsid w:val="00430A76"/>
    <w:rsid w:val="004310B5"/>
    <w:rsid w:val="00432C53"/>
    <w:rsid w:val="00440944"/>
    <w:rsid w:val="00443569"/>
    <w:rsid w:val="00450FB0"/>
    <w:rsid w:val="00451F2F"/>
    <w:rsid w:val="00453A6F"/>
    <w:rsid w:val="00454BF9"/>
    <w:rsid w:val="0046406A"/>
    <w:rsid w:val="00464BE4"/>
    <w:rsid w:val="0046710E"/>
    <w:rsid w:val="0047478A"/>
    <w:rsid w:val="0047620C"/>
    <w:rsid w:val="00481258"/>
    <w:rsid w:val="00487C4C"/>
    <w:rsid w:val="00491BFD"/>
    <w:rsid w:val="00492787"/>
    <w:rsid w:val="004953BF"/>
    <w:rsid w:val="00497EBD"/>
    <w:rsid w:val="004A1198"/>
    <w:rsid w:val="004A49B2"/>
    <w:rsid w:val="004A4F82"/>
    <w:rsid w:val="004A527C"/>
    <w:rsid w:val="004A6556"/>
    <w:rsid w:val="004B28B7"/>
    <w:rsid w:val="004B3042"/>
    <w:rsid w:val="004B73E2"/>
    <w:rsid w:val="004C0E56"/>
    <w:rsid w:val="004C33F9"/>
    <w:rsid w:val="004C5433"/>
    <w:rsid w:val="004C73FF"/>
    <w:rsid w:val="004D0606"/>
    <w:rsid w:val="004D1168"/>
    <w:rsid w:val="004D1F1E"/>
    <w:rsid w:val="004D2861"/>
    <w:rsid w:val="004E1F1A"/>
    <w:rsid w:val="004F1A81"/>
    <w:rsid w:val="004F5053"/>
    <w:rsid w:val="004F5370"/>
    <w:rsid w:val="004F54A3"/>
    <w:rsid w:val="00500B27"/>
    <w:rsid w:val="005072B5"/>
    <w:rsid w:val="00510554"/>
    <w:rsid w:val="005105D6"/>
    <w:rsid w:val="00513CA8"/>
    <w:rsid w:val="0051675B"/>
    <w:rsid w:val="00520D22"/>
    <w:rsid w:val="00521B65"/>
    <w:rsid w:val="005224C1"/>
    <w:rsid w:val="00522F8C"/>
    <w:rsid w:val="00524C49"/>
    <w:rsid w:val="00526E73"/>
    <w:rsid w:val="005277D9"/>
    <w:rsid w:val="00530C24"/>
    <w:rsid w:val="00531B31"/>
    <w:rsid w:val="00536E74"/>
    <w:rsid w:val="00543575"/>
    <w:rsid w:val="0054648C"/>
    <w:rsid w:val="00550722"/>
    <w:rsid w:val="00553FB5"/>
    <w:rsid w:val="00554661"/>
    <w:rsid w:val="005618D2"/>
    <w:rsid w:val="00561C14"/>
    <w:rsid w:val="0056279D"/>
    <w:rsid w:val="00564A3A"/>
    <w:rsid w:val="00564EFC"/>
    <w:rsid w:val="00565260"/>
    <w:rsid w:val="00567D91"/>
    <w:rsid w:val="00574A85"/>
    <w:rsid w:val="00574B1F"/>
    <w:rsid w:val="0057790D"/>
    <w:rsid w:val="00577D8C"/>
    <w:rsid w:val="005819BF"/>
    <w:rsid w:val="00581ED2"/>
    <w:rsid w:val="00584BAE"/>
    <w:rsid w:val="00590E9D"/>
    <w:rsid w:val="00591B6A"/>
    <w:rsid w:val="005925D2"/>
    <w:rsid w:val="005A43A4"/>
    <w:rsid w:val="005A6295"/>
    <w:rsid w:val="005A62C5"/>
    <w:rsid w:val="005A70ED"/>
    <w:rsid w:val="005A760C"/>
    <w:rsid w:val="005A7B76"/>
    <w:rsid w:val="005B3562"/>
    <w:rsid w:val="005B4794"/>
    <w:rsid w:val="005B4EE2"/>
    <w:rsid w:val="005B5882"/>
    <w:rsid w:val="005B6306"/>
    <w:rsid w:val="005C0B23"/>
    <w:rsid w:val="005C0D99"/>
    <w:rsid w:val="005C3B4F"/>
    <w:rsid w:val="005D372B"/>
    <w:rsid w:val="005D76AE"/>
    <w:rsid w:val="005E0CF8"/>
    <w:rsid w:val="005E543E"/>
    <w:rsid w:val="005E6231"/>
    <w:rsid w:val="005F710A"/>
    <w:rsid w:val="005F751E"/>
    <w:rsid w:val="005F7CBE"/>
    <w:rsid w:val="006030DA"/>
    <w:rsid w:val="00603781"/>
    <w:rsid w:val="0060425C"/>
    <w:rsid w:val="00604755"/>
    <w:rsid w:val="00607338"/>
    <w:rsid w:val="006079CE"/>
    <w:rsid w:val="00607C1D"/>
    <w:rsid w:val="00611AE8"/>
    <w:rsid w:val="00612F5A"/>
    <w:rsid w:val="00612F8F"/>
    <w:rsid w:val="006155CC"/>
    <w:rsid w:val="00620745"/>
    <w:rsid w:val="006214AB"/>
    <w:rsid w:val="006226A9"/>
    <w:rsid w:val="00622D56"/>
    <w:rsid w:val="00623159"/>
    <w:rsid w:val="00624C93"/>
    <w:rsid w:val="00626A54"/>
    <w:rsid w:val="00627803"/>
    <w:rsid w:val="00627C10"/>
    <w:rsid w:val="00630757"/>
    <w:rsid w:val="00631AED"/>
    <w:rsid w:val="00632B9F"/>
    <w:rsid w:val="00633B6B"/>
    <w:rsid w:val="006341A0"/>
    <w:rsid w:val="00637B78"/>
    <w:rsid w:val="00640252"/>
    <w:rsid w:val="00641E35"/>
    <w:rsid w:val="00642213"/>
    <w:rsid w:val="00646E2B"/>
    <w:rsid w:val="00647219"/>
    <w:rsid w:val="0065427D"/>
    <w:rsid w:val="006553BB"/>
    <w:rsid w:val="00657D4A"/>
    <w:rsid w:val="006625B2"/>
    <w:rsid w:val="0066480A"/>
    <w:rsid w:val="00665BD8"/>
    <w:rsid w:val="006747CA"/>
    <w:rsid w:val="006750E9"/>
    <w:rsid w:val="006768E1"/>
    <w:rsid w:val="00681F39"/>
    <w:rsid w:val="00682034"/>
    <w:rsid w:val="00683A2B"/>
    <w:rsid w:val="00684496"/>
    <w:rsid w:val="00685095"/>
    <w:rsid w:val="00686633"/>
    <w:rsid w:val="00690CDA"/>
    <w:rsid w:val="00693326"/>
    <w:rsid w:val="00693D81"/>
    <w:rsid w:val="00694713"/>
    <w:rsid w:val="006964E4"/>
    <w:rsid w:val="006A4EBA"/>
    <w:rsid w:val="006A78C3"/>
    <w:rsid w:val="006B1E5A"/>
    <w:rsid w:val="006B333F"/>
    <w:rsid w:val="006B3485"/>
    <w:rsid w:val="006B5A17"/>
    <w:rsid w:val="006B7111"/>
    <w:rsid w:val="006C0386"/>
    <w:rsid w:val="006C1A8E"/>
    <w:rsid w:val="006C26E0"/>
    <w:rsid w:val="006C43C4"/>
    <w:rsid w:val="006D010B"/>
    <w:rsid w:val="006D1710"/>
    <w:rsid w:val="006D1E5E"/>
    <w:rsid w:val="006D3F73"/>
    <w:rsid w:val="006D6E8D"/>
    <w:rsid w:val="006D76BA"/>
    <w:rsid w:val="006E0DB2"/>
    <w:rsid w:val="006F0534"/>
    <w:rsid w:val="006F31A2"/>
    <w:rsid w:val="006F7BFB"/>
    <w:rsid w:val="006F7C5A"/>
    <w:rsid w:val="00703322"/>
    <w:rsid w:val="0070418E"/>
    <w:rsid w:val="00704E4E"/>
    <w:rsid w:val="0070524D"/>
    <w:rsid w:val="0071371D"/>
    <w:rsid w:val="0072000C"/>
    <w:rsid w:val="00721D52"/>
    <w:rsid w:val="00723EB5"/>
    <w:rsid w:val="00732C03"/>
    <w:rsid w:val="007339B0"/>
    <w:rsid w:val="007367A8"/>
    <w:rsid w:val="007400C9"/>
    <w:rsid w:val="00741A72"/>
    <w:rsid w:val="007428D2"/>
    <w:rsid w:val="0074704C"/>
    <w:rsid w:val="00747B36"/>
    <w:rsid w:val="00753C4B"/>
    <w:rsid w:val="00754D18"/>
    <w:rsid w:val="00760A96"/>
    <w:rsid w:val="00771368"/>
    <w:rsid w:val="00773476"/>
    <w:rsid w:val="00780FDE"/>
    <w:rsid w:val="007845BB"/>
    <w:rsid w:val="00786CB3"/>
    <w:rsid w:val="007921B9"/>
    <w:rsid w:val="007931FD"/>
    <w:rsid w:val="00793EF9"/>
    <w:rsid w:val="00795962"/>
    <w:rsid w:val="007A13FC"/>
    <w:rsid w:val="007A15E9"/>
    <w:rsid w:val="007A20B1"/>
    <w:rsid w:val="007A61E8"/>
    <w:rsid w:val="007B220A"/>
    <w:rsid w:val="007B3B5D"/>
    <w:rsid w:val="007B3B82"/>
    <w:rsid w:val="007B4FE3"/>
    <w:rsid w:val="007C0D67"/>
    <w:rsid w:val="007C1D98"/>
    <w:rsid w:val="007C454C"/>
    <w:rsid w:val="007C7491"/>
    <w:rsid w:val="007C7D5F"/>
    <w:rsid w:val="007D070E"/>
    <w:rsid w:val="007D0838"/>
    <w:rsid w:val="007D2DB8"/>
    <w:rsid w:val="007D50BB"/>
    <w:rsid w:val="007E05AE"/>
    <w:rsid w:val="007E0EF9"/>
    <w:rsid w:val="007E4B67"/>
    <w:rsid w:val="007E53DC"/>
    <w:rsid w:val="007E7B2E"/>
    <w:rsid w:val="007E7E60"/>
    <w:rsid w:val="007F1606"/>
    <w:rsid w:val="007F203A"/>
    <w:rsid w:val="007F24A5"/>
    <w:rsid w:val="007F3BBA"/>
    <w:rsid w:val="00800390"/>
    <w:rsid w:val="00801C5E"/>
    <w:rsid w:val="008078F2"/>
    <w:rsid w:val="0081118D"/>
    <w:rsid w:val="00812BE8"/>
    <w:rsid w:val="00816E00"/>
    <w:rsid w:val="00820DB5"/>
    <w:rsid w:val="00821596"/>
    <w:rsid w:val="0082196A"/>
    <w:rsid w:val="008235CF"/>
    <w:rsid w:val="008273AF"/>
    <w:rsid w:val="008278CA"/>
    <w:rsid w:val="00832649"/>
    <w:rsid w:val="00834281"/>
    <w:rsid w:val="00834F5F"/>
    <w:rsid w:val="00837A01"/>
    <w:rsid w:val="00840825"/>
    <w:rsid w:val="008422F4"/>
    <w:rsid w:val="0084403F"/>
    <w:rsid w:val="0084459D"/>
    <w:rsid w:val="00845490"/>
    <w:rsid w:val="008514C8"/>
    <w:rsid w:val="00851B41"/>
    <w:rsid w:val="008521D5"/>
    <w:rsid w:val="008550EB"/>
    <w:rsid w:val="00857D4F"/>
    <w:rsid w:val="00862EAC"/>
    <w:rsid w:val="0086417C"/>
    <w:rsid w:val="0086653F"/>
    <w:rsid w:val="00872649"/>
    <w:rsid w:val="00873B26"/>
    <w:rsid w:val="0087593E"/>
    <w:rsid w:val="00877559"/>
    <w:rsid w:val="00880687"/>
    <w:rsid w:val="0088220E"/>
    <w:rsid w:val="00883245"/>
    <w:rsid w:val="0088399F"/>
    <w:rsid w:val="00885415"/>
    <w:rsid w:val="00887DB3"/>
    <w:rsid w:val="00894D2E"/>
    <w:rsid w:val="00897FBC"/>
    <w:rsid w:val="008A1C6F"/>
    <w:rsid w:val="008A2968"/>
    <w:rsid w:val="008A672D"/>
    <w:rsid w:val="008A6E25"/>
    <w:rsid w:val="008B0A51"/>
    <w:rsid w:val="008B2185"/>
    <w:rsid w:val="008B3A81"/>
    <w:rsid w:val="008C7417"/>
    <w:rsid w:val="008C7BA4"/>
    <w:rsid w:val="008D0F83"/>
    <w:rsid w:val="008D2A50"/>
    <w:rsid w:val="008D3EEF"/>
    <w:rsid w:val="008D54FA"/>
    <w:rsid w:val="008E02E8"/>
    <w:rsid w:val="008E1CFD"/>
    <w:rsid w:val="008E2077"/>
    <w:rsid w:val="008E36C3"/>
    <w:rsid w:val="008E427C"/>
    <w:rsid w:val="008E733B"/>
    <w:rsid w:val="008F1B0B"/>
    <w:rsid w:val="008F1EDA"/>
    <w:rsid w:val="00902A26"/>
    <w:rsid w:val="009031E1"/>
    <w:rsid w:val="009061A1"/>
    <w:rsid w:val="0091189A"/>
    <w:rsid w:val="009122CF"/>
    <w:rsid w:val="00912F57"/>
    <w:rsid w:val="009143AB"/>
    <w:rsid w:val="0091463F"/>
    <w:rsid w:val="009166BB"/>
    <w:rsid w:val="00916F64"/>
    <w:rsid w:val="009179F0"/>
    <w:rsid w:val="00927346"/>
    <w:rsid w:val="00931E80"/>
    <w:rsid w:val="00933E06"/>
    <w:rsid w:val="0094277A"/>
    <w:rsid w:val="009432EE"/>
    <w:rsid w:val="00943E1C"/>
    <w:rsid w:val="0094466C"/>
    <w:rsid w:val="00946644"/>
    <w:rsid w:val="0095045A"/>
    <w:rsid w:val="00955005"/>
    <w:rsid w:val="00957E9A"/>
    <w:rsid w:val="00960E2C"/>
    <w:rsid w:val="00962C09"/>
    <w:rsid w:val="00970910"/>
    <w:rsid w:val="00975482"/>
    <w:rsid w:val="009774B8"/>
    <w:rsid w:val="0098036E"/>
    <w:rsid w:val="00981685"/>
    <w:rsid w:val="00982A46"/>
    <w:rsid w:val="009842D8"/>
    <w:rsid w:val="009843D9"/>
    <w:rsid w:val="00987D23"/>
    <w:rsid w:val="00990666"/>
    <w:rsid w:val="0099240B"/>
    <w:rsid w:val="00997508"/>
    <w:rsid w:val="009A0AAE"/>
    <w:rsid w:val="009A5480"/>
    <w:rsid w:val="009A54E0"/>
    <w:rsid w:val="009B1191"/>
    <w:rsid w:val="009B156F"/>
    <w:rsid w:val="009B1ED9"/>
    <w:rsid w:val="009B2248"/>
    <w:rsid w:val="009B2514"/>
    <w:rsid w:val="009B3551"/>
    <w:rsid w:val="009B7534"/>
    <w:rsid w:val="009C12EC"/>
    <w:rsid w:val="009C184C"/>
    <w:rsid w:val="009C3555"/>
    <w:rsid w:val="009C3AB7"/>
    <w:rsid w:val="009C3CA8"/>
    <w:rsid w:val="009C6665"/>
    <w:rsid w:val="009C7C9C"/>
    <w:rsid w:val="009D0F49"/>
    <w:rsid w:val="009D184B"/>
    <w:rsid w:val="009D29E6"/>
    <w:rsid w:val="009D55FA"/>
    <w:rsid w:val="009E0E87"/>
    <w:rsid w:val="009E1591"/>
    <w:rsid w:val="009E3001"/>
    <w:rsid w:val="009E3BDE"/>
    <w:rsid w:val="009E6134"/>
    <w:rsid w:val="009F0721"/>
    <w:rsid w:val="009F2F84"/>
    <w:rsid w:val="009F3CF3"/>
    <w:rsid w:val="009F5C41"/>
    <w:rsid w:val="009F6F5C"/>
    <w:rsid w:val="00A02228"/>
    <w:rsid w:val="00A05DBD"/>
    <w:rsid w:val="00A06398"/>
    <w:rsid w:val="00A100D0"/>
    <w:rsid w:val="00A1025C"/>
    <w:rsid w:val="00A1230A"/>
    <w:rsid w:val="00A126EB"/>
    <w:rsid w:val="00A14F59"/>
    <w:rsid w:val="00A25692"/>
    <w:rsid w:val="00A322F6"/>
    <w:rsid w:val="00A327D4"/>
    <w:rsid w:val="00A37D6A"/>
    <w:rsid w:val="00A37F29"/>
    <w:rsid w:val="00A42AAC"/>
    <w:rsid w:val="00A43EA1"/>
    <w:rsid w:val="00A4513E"/>
    <w:rsid w:val="00A45D1D"/>
    <w:rsid w:val="00A53746"/>
    <w:rsid w:val="00A57F76"/>
    <w:rsid w:val="00A6138A"/>
    <w:rsid w:val="00A61CC9"/>
    <w:rsid w:val="00A62B08"/>
    <w:rsid w:val="00A62CA6"/>
    <w:rsid w:val="00A64E50"/>
    <w:rsid w:val="00A849B5"/>
    <w:rsid w:val="00A87FE5"/>
    <w:rsid w:val="00AA1140"/>
    <w:rsid w:val="00AA2379"/>
    <w:rsid w:val="00AA396C"/>
    <w:rsid w:val="00AB00DF"/>
    <w:rsid w:val="00AB043A"/>
    <w:rsid w:val="00AB13AD"/>
    <w:rsid w:val="00AB1C91"/>
    <w:rsid w:val="00AB2D40"/>
    <w:rsid w:val="00AC1E5F"/>
    <w:rsid w:val="00AC2F8D"/>
    <w:rsid w:val="00AC3D03"/>
    <w:rsid w:val="00AC6E14"/>
    <w:rsid w:val="00AC7DD5"/>
    <w:rsid w:val="00AD2CEE"/>
    <w:rsid w:val="00AD481B"/>
    <w:rsid w:val="00AD484B"/>
    <w:rsid w:val="00AD71E8"/>
    <w:rsid w:val="00AD742D"/>
    <w:rsid w:val="00AE03FF"/>
    <w:rsid w:val="00AE072D"/>
    <w:rsid w:val="00AE1CC8"/>
    <w:rsid w:val="00AF211A"/>
    <w:rsid w:val="00AF2EF6"/>
    <w:rsid w:val="00AF6BB0"/>
    <w:rsid w:val="00B04653"/>
    <w:rsid w:val="00B10E44"/>
    <w:rsid w:val="00B116F2"/>
    <w:rsid w:val="00B132E8"/>
    <w:rsid w:val="00B1574E"/>
    <w:rsid w:val="00B20880"/>
    <w:rsid w:val="00B21706"/>
    <w:rsid w:val="00B243B3"/>
    <w:rsid w:val="00B24AC0"/>
    <w:rsid w:val="00B265C4"/>
    <w:rsid w:val="00B31D4B"/>
    <w:rsid w:val="00B322FB"/>
    <w:rsid w:val="00B3238A"/>
    <w:rsid w:val="00B3392A"/>
    <w:rsid w:val="00B346C4"/>
    <w:rsid w:val="00B36611"/>
    <w:rsid w:val="00B37A59"/>
    <w:rsid w:val="00B37D1F"/>
    <w:rsid w:val="00B37DCC"/>
    <w:rsid w:val="00B43186"/>
    <w:rsid w:val="00B44183"/>
    <w:rsid w:val="00B44DB4"/>
    <w:rsid w:val="00B50B30"/>
    <w:rsid w:val="00B50C87"/>
    <w:rsid w:val="00B50F09"/>
    <w:rsid w:val="00B52EBA"/>
    <w:rsid w:val="00B554B7"/>
    <w:rsid w:val="00B56B05"/>
    <w:rsid w:val="00B57714"/>
    <w:rsid w:val="00B628A8"/>
    <w:rsid w:val="00B652F1"/>
    <w:rsid w:val="00B706C5"/>
    <w:rsid w:val="00B745C6"/>
    <w:rsid w:val="00B778C8"/>
    <w:rsid w:val="00B77D7F"/>
    <w:rsid w:val="00B77F7E"/>
    <w:rsid w:val="00B81765"/>
    <w:rsid w:val="00B8228D"/>
    <w:rsid w:val="00B83A04"/>
    <w:rsid w:val="00B85DAE"/>
    <w:rsid w:val="00B92135"/>
    <w:rsid w:val="00B9326C"/>
    <w:rsid w:val="00BA0384"/>
    <w:rsid w:val="00BA0B6B"/>
    <w:rsid w:val="00BA50C9"/>
    <w:rsid w:val="00BA6741"/>
    <w:rsid w:val="00BA6CEF"/>
    <w:rsid w:val="00BB1A34"/>
    <w:rsid w:val="00BB3D90"/>
    <w:rsid w:val="00BB5267"/>
    <w:rsid w:val="00BB55D6"/>
    <w:rsid w:val="00BB6F83"/>
    <w:rsid w:val="00BC00AF"/>
    <w:rsid w:val="00BC15BF"/>
    <w:rsid w:val="00BC187F"/>
    <w:rsid w:val="00BC2473"/>
    <w:rsid w:val="00BC7B60"/>
    <w:rsid w:val="00BD0836"/>
    <w:rsid w:val="00BD1227"/>
    <w:rsid w:val="00BD25E4"/>
    <w:rsid w:val="00BD3DF9"/>
    <w:rsid w:val="00BD42AC"/>
    <w:rsid w:val="00BD442E"/>
    <w:rsid w:val="00BE2B52"/>
    <w:rsid w:val="00BE6FBC"/>
    <w:rsid w:val="00BF09A2"/>
    <w:rsid w:val="00BF1B01"/>
    <w:rsid w:val="00BF7B51"/>
    <w:rsid w:val="00C01BEC"/>
    <w:rsid w:val="00C02916"/>
    <w:rsid w:val="00C05262"/>
    <w:rsid w:val="00C07312"/>
    <w:rsid w:val="00C11D74"/>
    <w:rsid w:val="00C131B4"/>
    <w:rsid w:val="00C153EC"/>
    <w:rsid w:val="00C174EF"/>
    <w:rsid w:val="00C21B04"/>
    <w:rsid w:val="00C31BBD"/>
    <w:rsid w:val="00C32F4C"/>
    <w:rsid w:val="00C35660"/>
    <w:rsid w:val="00C40199"/>
    <w:rsid w:val="00C41082"/>
    <w:rsid w:val="00C42202"/>
    <w:rsid w:val="00C42D45"/>
    <w:rsid w:val="00C449EC"/>
    <w:rsid w:val="00C4552C"/>
    <w:rsid w:val="00C45CD1"/>
    <w:rsid w:val="00C5115B"/>
    <w:rsid w:val="00C562CD"/>
    <w:rsid w:val="00C56A8F"/>
    <w:rsid w:val="00C70A3F"/>
    <w:rsid w:val="00C70B13"/>
    <w:rsid w:val="00C739A3"/>
    <w:rsid w:val="00C745F5"/>
    <w:rsid w:val="00C75CE0"/>
    <w:rsid w:val="00C76BCD"/>
    <w:rsid w:val="00C81408"/>
    <w:rsid w:val="00C85679"/>
    <w:rsid w:val="00C85D35"/>
    <w:rsid w:val="00C8720F"/>
    <w:rsid w:val="00C923B1"/>
    <w:rsid w:val="00C9362C"/>
    <w:rsid w:val="00C94BCE"/>
    <w:rsid w:val="00C9775B"/>
    <w:rsid w:val="00CA0A17"/>
    <w:rsid w:val="00CA2638"/>
    <w:rsid w:val="00CA311C"/>
    <w:rsid w:val="00CA38E5"/>
    <w:rsid w:val="00CA52AE"/>
    <w:rsid w:val="00CA5CA4"/>
    <w:rsid w:val="00CA5D6B"/>
    <w:rsid w:val="00CA7633"/>
    <w:rsid w:val="00CB1905"/>
    <w:rsid w:val="00CB73C6"/>
    <w:rsid w:val="00CC671C"/>
    <w:rsid w:val="00CC6749"/>
    <w:rsid w:val="00CC79F5"/>
    <w:rsid w:val="00CD2351"/>
    <w:rsid w:val="00CD5E30"/>
    <w:rsid w:val="00CE0BFE"/>
    <w:rsid w:val="00CE2621"/>
    <w:rsid w:val="00CE4018"/>
    <w:rsid w:val="00CF6F63"/>
    <w:rsid w:val="00D01942"/>
    <w:rsid w:val="00D0568C"/>
    <w:rsid w:val="00D06352"/>
    <w:rsid w:val="00D26588"/>
    <w:rsid w:val="00D26BFA"/>
    <w:rsid w:val="00D27CC3"/>
    <w:rsid w:val="00D34164"/>
    <w:rsid w:val="00D342E8"/>
    <w:rsid w:val="00D414D0"/>
    <w:rsid w:val="00D4236E"/>
    <w:rsid w:val="00D44016"/>
    <w:rsid w:val="00D44E57"/>
    <w:rsid w:val="00D519CD"/>
    <w:rsid w:val="00D56C18"/>
    <w:rsid w:val="00D57838"/>
    <w:rsid w:val="00D60E63"/>
    <w:rsid w:val="00D63543"/>
    <w:rsid w:val="00D64FE4"/>
    <w:rsid w:val="00D65E71"/>
    <w:rsid w:val="00D73C2A"/>
    <w:rsid w:val="00D74D74"/>
    <w:rsid w:val="00D81B51"/>
    <w:rsid w:val="00D8545C"/>
    <w:rsid w:val="00D90AA4"/>
    <w:rsid w:val="00D94142"/>
    <w:rsid w:val="00D94428"/>
    <w:rsid w:val="00D95041"/>
    <w:rsid w:val="00D950D1"/>
    <w:rsid w:val="00D95353"/>
    <w:rsid w:val="00D97EE7"/>
    <w:rsid w:val="00DA13BC"/>
    <w:rsid w:val="00DB01C9"/>
    <w:rsid w:val="00DB03DD"/>
    <w:rsid w:val="00DB2C4A"/>
    <w:rsid w:val="00DB5754"/>
    <w:rsid w:val="00DB6159"/>
    <w:rsid w:val="00DC147F"/>
    <w:rsid w:val="00DC420F"/>
    <w:rsid w:val="00DC66B0"/>
    <w:rsid w:val="00DC7AD5"/>
    <w:rsid w:val="00DD3AEC"/>
    <w:rsid w:val="00DD5A38"/>
    <w:rsid w:val="00DD60EB"/>
    <w:rsid w:val="00DD6770"/>
    <w:rsid w:val="00DD6C7F"/>
    <w:rsid w:val="00DD6E6F"/>
    <w:rsid w:val="00DE2FBF"/>
    <w:rsid w:val="00DE68ED"/>
    <w:rsid w:val="00DE6F4F"/>
    <w:rsid w:val="00DF22F2"/>
    <w:rsid w:val="00DF623F"/>
    <w:rsid w:val="00DF7980"/>
    <w:rsid w:val="00DF7F78"/>
    <w:rsid w:val="00E00AC6"/>
    <w:rsid w:val="00E00BAF"/>
    <w:rsid w:val="00E01B14"/>
    <w:rsid w:val="00E061A0"/>
    <w:rsid w:val="00E06841"/>
    <w:rsid w:val="00E1046C"/>
    <w:rsid w:val="00E10536"/>
    <w:rsid w:val="00E1072B"/>
    <w:rsid w:val="00E11651"/>
    <w:rsid w:val="00E1180E"/>
    <w:rsid w:val="00E159C1"/>
    <w:rsid w:val="00E16511"/>
    <w:rsid w:val="00E1744D"/>
    <w:rsid w:val="00E20C18"/>
    <w:rsid w:val="00E21C48"/>
    <w:rsid w:val="00E23622"/>
    <w:rsid w:val="00E24723"/>
    <w:rsid w:val="00E27CF3"/>
    <w:rsid w:val="00E27EDC"/>
    <w:rsid w:val="00E3132F"/>
    <w:rsid w:val="00E32390"/>
    <w:rsid w:val="00E34FE8"/>
    <w:rsid w:val="00E367B9"/>
    <w:rsid w:val="00E409B8"/>
    <w:rsid w:val="00E410C6"/>
    <w:rsid w:val="00E508A3"/>
    <w:rsid w:val="00E53D3C"/>
    <w:rsid w:val="00E61915"/>
    <w:rsid w:val="00E63E25"/>
    <w:rsid w:val="00E65941"/>
    <w:rsid w:val="00E6662B"/>
    <w:rsid w:val="00E66B13"/>
    <w:rsid w:val="00E66E9C"/>
    <w:rsid w:val="00E676F3"/>
    <w:rsid w:val="00E70110"/>
    <w:rsid w:val="00E7366D"/>
    <w:rsid w:val="00E762ED"/>
    <w:rsid w:val="00E775CD"/>
    <w:rsid w:val="00E80CB1"/>
    <w:rsid w:val="00E84175"/>
    <w:rsid w:val="00E907FA"/>
    <w:rsid w:val="00E97B3E"/>
    <w:rsid w:val="00EA0DDC"/>
    <w:rsid w:val="00EA680C"/>
    <w:rsid w:val="00EB023A"/>
    <w:rsid w:val="00EB1BBA"/>
    <w:rsid w:val="00EB1EA0"/>
    <w:rsid w:val="00EB367F"/>
    <w:rsid w:val="00EB4D7B"/>
    <w:rsid w:val="00EB5754"/>
    <w:rsid w:val="00EB5AB5"/>
    <w:rsid w:val="00EB5F0B"/>
    <w:rsid w:val="00EC0B23"/>
    <w:rsid w:val="00EC14E0"/>
    <w:rsid w:val="00EC1F4B"/>
    <w:rsid w:val="00EC43FC"/>
    <w:rsid w:val="00EC6796"/>
    <w:rsid w:val="00EC68E5"/>
    <w:rsid w:val="00ED17D4"/>
    <w:rsid w:val="00ED39EA"/>
    <w:rsid w:val="00ED575B"/>
    <w:rsid w:val="00EE04E3"/>
    <w:rsid w:val="00EE4C23"/>
    <w:rsid w:val="00EE78E9"/>
    <w:rsid w:val="00EF2877"/>
    <w:rsid w:val="00EF2B05"/>
    <w:rsid w:val="00EF5F45"/>
    <w:rsid w:val="00EF7247"/>
    <w:rsid w:val="00F030B3"/>
    <w:rsid w:val="00F036A5"/>
    <w:rsid w:val="00F03F1B"/>
    <w:rsid w:val="00F05245"/>
    <w:rsid w:val="00F06E4A"/>
    <w:rsid w:val="00F0736A"/>
    <w:rsid w:val="00F074BB"/>
    <w:rsid w:val="00F11800"/>
    <w:rsid w:val="00F1321F"/>
    <w:rsid w:val="00F13C8C"/>
    <w:rsid w:val="00F14174"/>
    <w:rsid w:val="00F14297"/>
    <w:rsid w:val="00F16EDE"/>
    <w:rsid w:val="00F24775"/>
    <w:rsid w:val="00F31000"/>
    <w:rsid w:val="00F3366B"/>
    <w:rsid w:val="00F35BA5"/>
    <w:rsid w:val="00F424C5"/>
    <w:rsid w:val="00F47FE7"/>
    <w:rsid w:val="00F53D9C"/>
    <w:rsid w:val="00F541B9"/>
    <w:rsid w:val="00F563FA"/>
    <w:rsid w:val="00F56754"/>
    <w:rsid w:val="00F612F5"/>
    <w:rsid w:val="00F61B49"/>
    <w:rsid w:val="00F64ECC"/>
    <w:rsid w:val="00F64FBC"/>
    <w:rsid w:val="00F70758"/>
    <w:rsid w:val="00F72DB1"/>
    <w:rsid w:val="00F737C2"/>
    <w:rsid w:val="00F73822"/>
    <w:rsid w:val="00F75827"/>
    <w:rsid w:val="00F770C1"/>
    <w:rsid w:val="00F82E6B"/>
    <w:rsid w:val="00F830B2"/>
    <w:rsid w:val="00F8368C"/>
    <w:rsid w:val="00F85F9D"/>
    <w:rsid w:val="00F87C6F"/>
    <w:rsid w:val="00F87E19"/>
    <w:rsid w:val="00F93484"/>
    <w:rsid w:val="00F950E1"/>
    <w:rsid w:val="00FA062C"/>
    <w:rsid w:val="00FA203B"/>
    <w:rsid w:val="00FA2361"/>
    <w:rsid w:val="00FA2BE8"/>
    <w:rsid w:val="00FA3811"/>
    <w:rsid w:val="00FA3AEE"/>
    <w:rsid w:val="00FA4C79"/>
    <w:rsid w:val="00FA7DEA"/>
    <w:rsid w:val="00FB0C80"/>
    <w:rsid w:val="00FB1A92"/>
    <w:rsid w:val="00FB4221"/>
    <w:rsid w:val="00FB4638"/>
    <w:rsid w:val="00FC4258"/>
    <w:rsid w:val="00FC5412"/>
    <w:rsid w:val="00FC671D"/>
    <w:rsid w:val="00FC6841"/>
    <w:rsid w:val="00FD27C7"/>
    <w:rsid w:val="00FD5AED"/>
    <w:rsid w:val="00FD6DF5"/>
    <w:rsid w:val="00FD77AA"/>
    <w:rsid w:val="00FE06D1"/>
    <w:rsid w:val="00FE1FD6"/>
    <w:rsid w:val="00FE5903"/>
    <w:rsid w:val="00FE6264"/>
    <w:rsid w:val="00FE6339"/>
    <w:rsid w:val="00FF1839"/>
    <w:rsid w:val="00FF7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435FF"/>
  <w15:chartTrackingRefBased/>
  <w15:docId w15:val="{2234ADCF-4CAB-4BF0-AB92-07D83076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4"/>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92A"/>
    <w:pPr>
      <w:spacing w:line="240" w:lineRule="auto"/>
      <w:jc w:val="left"/>
    </w:pPr>
    <w:rPr>
      <w:rFonts w:asciiTheme="minorHAnsi" w:eastAsiaTheme="minorEastAsia" w:hAnsiTheme="minorHAnsi"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92A"/>
    <w:rPr>
      <w:color w:val="0563C1" w:themeColor="hyperlink"/>
      <w:u w:val="single"/>
    </w:rPr>
  </w:style>
  <w:style w:type="paragraph" w:styleId="Header">
    <w:name w:val="header"/>
    <w:basedOn w:val="Normal"/>
    <w:link w:val="HeaderChar"/>
    <w:uiPriority w:val="99"/>
    <w:unhideWhenUsed/>
    <w:rsid w:val="008521D5"/>
    <w:pPr>
      <w:tabs>
        <w:tab w:val="center" w:pos="4320"/>
        <w:tab w:val="right" w:pos="8640"/>
      </w:tabs>
      <w:snapToGrid w:val="0"/>
      <w:jc w:val="center"/>
    </w:pPr>
    <w:rPr>
      <w:sz w:val="18"/>
      <w:szCs w:val="18"/>
    </w:rPr>
  </w:style>
  <w:style w:type="character" w:customStyle="1" w:styleId="HeaderChar">
    <w:name w:val="Header Char"/>
    <w:basedOn w:val="DefaultParagraphFont"/>
    <w:link w:val="Header"/>
    <w:uiPriority w:val="99"/>
    <w:rsid w:val="008521D5"/>
    <w:rPr>
      <w:rFonts w:asciiTheme="minorHAnsi" w:eastAsiaTheme="minorEastAsia" w:hAnsiTheme="minorHAnsi" w:cstheme="minorBidi"/>
      <w:sz w:val="18"/>
      <w:szCs w:val="18"/>
      <w:lang w:eastAsia="en-US"/>
    </w:rPr>
  </w:style>
  <w:style w:type="paragraph" w:styleId="Footer">
    <w:name w:val="footer"/>
    <w:basedOn w:val="Normal"/>
    <w:link w:val="FooterChar"/>
    <w:uiPriority w:val="99"/>
    <w:unhideWhenUsed/>
    <w:rsid w:val="008521D5"/>
    <w:pPr>
      <w:tabs>
        <w:tab w:val="center" w:pos="4320"/>
        <w:tab w:val="right" w:pos="8640"/>
      </w:tabs>
      <w:snapToGrid w:val="0"/>
    </w:pPr>
    <w:rPr>
      <w:sz w:val="18"/>
      <w:szCs w:val="18"/>
    </w:rPr>
  </w:style>
  <w:style w:type="character" w:customStyle="1" w:styleId="FooterChar">
    <w:name w:val="Footer Char"/>
    <w:basedOn w:val="DefaultParagraphFont"/>
    <w:link w:val="Footer"/>
    <w:uiPriority w:val="99"/>
    <w:rsid w:val="008521D5"/>
    <w:rPr>
      <w:rFonts w:asciiTheme="minorHAnsi" w:eastAsiaTheme="minorEastAsia" w:hAnsiTheme="minorHAnsi" w:cstheme="minorBidi"/>
      <w:sz w:val="18"/>
      <w:szCs w:val="18"/>
      <w:lang w:eastAsia="en-US"/>
    </w:rPr>
  </w:style>
  <w:style w:type="paragraph" w:styleId="ListParagraph">
    <w:name w:val="List Paragraph"/>
    <w:basedOn w:val="Normal"/>
    <w:uiPriority w:val="34"/>
    <w:qFormat/>
    <w:rsid w:val="008521D5"/>
    <w:pPr>
      <w:ind w:firstLineChars="200" w:firstLine="420"/>
    </w:pPr>
  </w:style>
  <w:style w:type="paragraph" w:customStyle="1" w:styleId="EndNoteBibliographyTitle">
    <w:name w:val="EndNote Bibliography Title"/>
    <w:basedOn w:val="Normal"/>
    <w:link w:val="EndNoteBibliographyTitle0"/>
    <w:rsid w:val="008521D5"/>
    <w:pPr>
      <w:jc w:val="center"/>
    </w:pPr>
    <w:rPr>
      <w:rFonts w:ascii="Times New Roman" w:hAnsi="Times New Roman" w:cs="Times New Roman"/>
      <w:noProof/>
    </w:rPr>
  </w:style>
  <w:style w:type="character" w:customStyle="1" w:styleId="EndNoteBibliographyTitle0">
    <w:name w:val="EndNote Bibliography Title 字符"/>
    <w:basedOn w:val="DefaultParagraphFont"/>
    <w:link w:val="EndNoteBibliographyTitle"/>
    <w:rsid w:val="008521D5"/>
    <w:rPr>
      <w:rFonts w:eastAsiaTheme="minorEastAsia"/>
      <w:noProof/>
      <w:lang w:eastAsia="en-US"/>
    </w:rPr>
  </w:style>
  <w:style w:type="paragraph" w:customStyle="1" w:styleId="EndNoteBibliography">
    <w:name w:val="EndNote Bibliography"/>
    <w:basedOn w:val="Normal"/>
    <w:link w:val="EndNoteBibliography0"/>
    <w:rsid w:val="008521D5"/>
    <w:rPr>
      <w:rFonts w:ascii="Times New Roman" w:hAnsi="Times New Roman" w:cs="Times New Roman"/>
      <w:noProof/>
    </w:rPr>
  </w:style>
  <w:style w:type="character" w:customStyle="1" w:styleId="EndNoteBibliography0">
    <w:name w:val="EndNote Bibliography 字符"/>
    <w:basedOn w:val="DefaultParagraphFont"/>
    <w:link w:val="EndNoteBibliography"/>
    <w:rsid w:val="008521D5"/>
    <w:rPr>
      <w:rFonts w:eastAsiaTheme="minorEastAsia"/>
      <w:noProof/>
      <w:lang w:eastAsia="en-US"/>
    </w:rPr>
  </w:style>
  <w:style w:type="character" w:customStyle="1" w:styleId="UnresolvedMention1">
    <w:name w:val="Unresolved Mention1"/>
    <w:basedOn w:val="DefaultParagraphFont"/>
    <w:uiPriority w:val="99"/>
    <w:semiHidden/>
    <w:unhideWhenUsed/>
    <w:rsid w:val="008521D5"/>
    <w:rPr>
      <w:color w:val="605E5C"/>
      <w:shd w:val="clear" w:color="auto" w:fill="E1DFDD"/>
    </w:rPr>
  </w:style>
  <w:style w:type="paragraph" w:styleId="Caption">
    <w:name w:val="caption"/>
    <w:basedOn w:val="Normal"/>
    <w:next w:val="Normal"/>
    <w:uiPriority w:val="35"/>
    <w:unhideWhenUsed/>
    <w:qFormat/>
    <w:rsid w:val="00FB1A92"/>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sid w:val="00D63543"/>
    <w:rPr>
      <w:sz w:val="21"/>
      <w:szCs w:val="21"/>
    </w:rPr>
  </w:style>
  <w:style w:type="paragraph" w:styleId="CommentText">
    <w:name w:val="annotation text"/>
    <w:basedOn w:val="Normal"/>
    <w:link w:val="CommentTextChar"/>
    <w:uiPriority w:val="99"/>
    <w:unhideWhenUsed/>
    <w:rsid w:val="00D63543"/>
  </w:style>
  <w:style w:type="character" w:customStyle="1" w:styleId="CommentTextChar">
    <w:name w:val="Comment Text Char"/>
    <w:basedOn w:val="DefaultParagraphFont"/>
    <w:link w:val="CommentText"/>
    <w:uiPriority w:val="99"/>
    <w:rsid w:val="00D63543"/>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uiPriority w:val="99"/>
    <w:semiHidden/>
    <w:unhideWhenUsed/>
    <w:rsid w:val="00D63543"/>
    <w:rPr>
      <w:b/>
      <w:bCs/>
    </w:rPr>
  </w:style>
  <w:style w:type="character" w:customStyle="1" w:styleId="CommentSubjectChar">
    <w:name w:val="Comment Subject Char"/>
    <w:basedOn w:val="CommentTextChar"/>
    <w:link w:val="CommentSubject"/>
    <w:uiPriority w:val="99"/>
    <w:semiHidden/>
    <w:rsid w:val="00D63543"/>
    <w:rPr>
      <w:rFonts w:asciiTheme="minorHAnsi" w:eastAsiaTheme="minorEastAsia" w:hAnsiTheme="minorHAnsi" w:cstheme="minorBidi"/>
      <w:b/>
      <w:bCs/>
      <w:lang w:eastAsia="en-US"/>
    </w:rPr>
  </w:style>
  <w:style w:type="paragraph" w:styleId="Revision">
    <w:name w:val="Revision"/>
    <w:hidden/>
    <w:uiPriority w:val="99"/>
    <w:semiHidden/>
    <w:rsid w:val="00FD6DF5"/>
    <w:pPr>
      <w:spacing w:line="240" w:lineRule="auto"/>
      <w:jc w:val="left"/>
    </w:pPr>
    <w:rPr>
      <w:rFonts w:asciiTheme="minorHAnsi" w:eastAsiaTheme="minorEastAsia" w:hAnsiTheme="minorHAnsi" w:cstheme="minorBidi"/>
      <w:lang w:eastAsia="en-US"/>
    </w:rPr>
  </w:style>
  <w:style w:type="paragraph" w:styleId="BalloonText">
    <w:name w:val="Balloon Text"/>
    <w:basedOn w:val="Normal"/>
    <w:link w:val="BalloonTextChar"/>
    <w:uiPriority w:val="99"/>
    <w:semiHidden/>
    <w:unhideWhenUsed/>
    <w:rsid w:val="006079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9CE"/>
    <w:rPr>
      <w:rFonts w:ascii="Segoe UI" w:eastAsiaTheme="minorEastAsia" w:hAnsi="Segoe UI" w:cs="Segoe UI"/>
      <w:sz w:val="18"/>
      <w:szCs w:val="18"/>
      <w:lang w:eastAsia="en-US"/>
    </w:rPr>
  </w:style>
  <w:style w:type="character" w:styleId="UnresolvedMention">
    <w:name w:val="Unresolved Mention"/>
    <w:basedOn w:val="DefaultParagraphFont"/>
    <w:uiPriority w:val="99"/>
    <w:semiHidden/>
    <w:unhideWhenUsed/>
    <w:rsid w:val="00982A46"/>
    <w:rPr>
      <w:color w:val="605E5C"/>
      <w:shd w:val="clear" w:color="auto" w:fill="E1DFDD"/>
    </w:rPr>
  </w:style>
  <w:style w:type="character" w:styleId="PageNumber">
    <w:name w:val="page number"/>
    <w:basedOn w:val="DefaultParagraphFont"/>
    <w:uiPriority w:val="99"/>
    <w:semiHidden/>
    <w:unhideWhenUsed/>
    <w:rsid w:val="00366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81133">
      <w:bodyDiv w:val="1"/>
      <w:marLeft w:val="0"/>
      <w:marRight w:val="0"/>
      <w:marTop w:val="0"/>
      <w:marBottom w:val="0"/>
      <w:divBdr>
        <w:top w:val="none" w:sz="0" w:space="0" w:color="auto"/>
        <w:left w:val="none" w:sz="0" w:space="0" w:color="auto"/>
        <w:bottom w:val="none" w:sz="0" w:space="0" w:color="auto"/>
        <w:right w:val="none" w:sz="0" w:space="0" w:color="auto"/>
      </w:divBdr>
    </w:div>
    <w:div w:id="446655936">
      <w:bodyDiv w:val="1"/>
      <w:marLeft w:val="0"/>
      <w:marRight w:val="0"/>
      <w:marTop w:val="0"/>
      <w:marBottom w:val="0"/>
      <w:divBdr>
        <w:top w:val="none" w:sz="0" w:space="0" w:color="auto"/>
        <w:left w:val="none" w:sz="0" w:space="0" w:color="auto"/>
        <w:bottom w:val="none" w:sz="0" w:space="0" w:color="auto"/>
        <w:right w:val="none" w:sz="0" w:space="0" w:color="auto"/>
      </w:divBdr>
    </w:div>
    <w:div w:id="607736217">
      <w:bodyDiv w:val="1"/>
      <w:marLeft w:val="0"/>
      <w:marRight w:val="0"/>
      <w:marTop w:val="0"/>
      <w:marBottom w:val="0"/>
      <w:divBdr>
        <w:top w:val="none" w:sz="0" w:space="0" w:color="auto"/>
        <w:left w:val="none" w:sz="0" w:space="0" w:color="auto"/>
        <w:bottom w:val="none" w:sz="0" w:space="0" w:color="auto"/>
        <w:right w:val="none" w:sz="0" w:space="0" w:color="auto"/>
      </w:divBdr>
    </w:div>
    <w:div w:id="675617188">
      <w:bodyDiv w:val="1"/>
      <w:marLeft w:val="0"/>
      <w:marRight w:val="0"/>
      <w:marTop w:val="0"/>
      <w:marBottom w:val="0"/>
      <w:divBdr>
        <w:top w:val="none" w:sz="0" w:space="0" w:color="auto"/>
        <w:left w:val="none" w:sz="0" w:space="0" w:color="auto"/>
        <w:bottom w:val="none" w:sz="0" w:space="0" w:color="auto"/>
        <w:right w:val="none" w:sz="0" w:space="0" w:color="auto"/>
      </w:divBdr>
    </w:div>
    <w:div w:id="1133866429">
      <w:bodyDiv w:val="1"/>
      <w:marLeft w:val="0"/>
      <w:marRight w:val="0"/>
      <w:marTop w:val="0"/>
      <w:marBottom w:val="0"/>
      <w:divBdr>
        <w:top w:val="none" w:sz="0" w:space="0" w:color="auto"/>
        <w:left w:val="none" w:sz="0" w:space="0" w:color="auto"/>
        <w:bottom w:val="none" w:sz="0" w:space="0" w:color="auto"/>
        <w:right w:val="none" w:sz="0" w:space="0" w:color="auto"/>
      </w:divBdr>
    </w:div>
    <w:div w:id="1648507705">
      <w:bodyDiv w:val="1"/>
      <w:marLeft w:val="0"/>
      <w:marRight w:val="0"/>
      <w:marTop w:val="0"/>
      <w:marBottom w:val="0"/>
      <w:divBdr>
        <w:top w:val="none" w:sz="0" w:space="0" w:color="auto"/>
        <w:left w:val="none" w:sz="0" w:space="0" w:color="auto"/>
        <w:bottom w:val="none" w:sz="0" w:space="0" w:color="auto"/>
        <w:right w:val="none" w:sz="0" w:space="0" w:color="auto"/>
      </w:divBdr>
    </w:div>
    <w:div w:id="1991130081">
      <w:bodyDiv w:val="1"/>
      <w:marLeft w:val="0"/>
      <w:marRight w:val="0"/>
      <w:marTop w:val="0"/>
      <w:marBottom w:val="0"/>
      <w:divBdr>
        <w:top w:val="none" w:sz="0" w:space="0" w:color="auto"/>
        <w:left w:val="none" w:sz="0" w:space="0" w:color="auto"/>
        <w:bottom w:val="none" w:sz="0" w:space="0" w:color="auto"/>
        <w:right w:val="none" w:sz="0" w:space="0" w:color="auto"/>
      </w:divBdr>
    </w:div>
    <w:div w:id="209574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anqiangwu@umass.edu" TargetMode="External"/><Relationship Id="rId13" Type="http://schemas.openxmlformats.org/officeDocument/2006/relationships/image" Target="media/image4.tiff"/><Relationship Id="rId18" Type="http://schemas.openxmlformats.org/officeDocument/2006/relationships/hyperlink" Target="https://doi.org/10.1016/j.chempr.2017.09.00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cat.2022.02.014" TargetMode="Externa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hyperlink" Target="https://doi.org/10.1002/aenm.202303809"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002/adfm.201803309" TargetMode="External"/><Relationship Id="rId20" Type="http://schemas.openxmlformats.org/officeDocument/2006/relationships/hyperlink" Target="https://doi.org/10.1002/smtd.2022003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2/adma.202007650" TargetMode="External"/><Relationship Id="rId23" Type="http://schemas.openxmlformats.org/officeDocument/2006/relationships/footer" Target="footer2.xml"/><Relationship Id="rId10" Type="http://schemas.openxmlformats.org/officeDocument/2006/relationships/image" Target="media/image1.tiff"/><Relationship Id="rId19" Type="http://schemas.openxmlformats.org/officeDocument/2006/relationships/hyperlink" Target="https://doi.org/10.1016/j.carbon.2020.12.036" TargetMode="External"/><Relationship Id="rId4" Type="http://schemas.openxmlformats.org/officeDocument/2006/relationships/settings" Target="settings.xml"/><Relationship Id="rId9" Type="http://schemas.openxmlformats.org/officeDocument/2006/relationships/hyperlink" Target="mailto:watkins@umass.edu" TargetMode="External"/><Relationship Id="rId14" Type="http://schemas.openxmlformats.org/officeDocument/2006/relationships/image" Target="media/image5.tiff"/><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019ED-25F2-4DA0-ADAC-3FD48B6EC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30</Pages>
  <Words>15010</Words>
  <Characters>72501</Characters>
  <Application>Microsoft Office Word</Application>
  <DocSecurity>0</DocSecurity>
  <Lines>12083</Lines>
  <Paragraphs>6731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chaoyun</dc:creator>
  <cp:keywords/>
  <dc:description/>
  <cp:lastModifiedBy>Dipankar Saha</cp:lastModifiedBy>
  <cp:revision>415</cp:revision>
  <dcterms:created xsi:type="dcterms:W3CDTF">2026-01-14T17:04:00Z</dcterms:created>
  <dcterms:modified xsi:type="dcterms:W3CDTF">2026-05-11T13:48:00Z</dcterms:modified>
</cp:coreProperties>
</file>